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5D4F3" w14:textId="2735FA64" w:rsidR="00A77967" w:rsidRDefault="00C55981" w:rsidP="0093420E">
      <w:pPr>
        <w:pStyle w:val="Title"/>
        <w:spacing w:line="259" w:lineRule="auto"/>
        <w:jc w:val="left"/>
        <w:rPr>
          <w:rFonts w:ascii="Arial" w:hAnsi="Arial" w:cs="Arial"/>
          <w:bCs w:val="0"/>
        </w:rPr>
      </w:pPr>
      <w:del w:id="0" w:author="Adrian Tate" w:date="2024-02-22T16:30:00Z">
        <w:r w:rsidDel="00E45D1C">
          <w:rPr>
            <w:rFonts w:ascii="Arial" w:hAnsi="Arial" w:cs="Arial"/>
            <w:bCs w:val="0"/>
          </w:rPr>
          <w:delText xml:space="preserve">Airbus </w:delText>
        </w:r>
      </w:del>
      <w:ins w:id="1" w:author="Adrian Tate" w:date="2024-02-22T16:30:00Z">
        <w:r w:rsidR="00E45D1C">
          <w:rPr>
            <w:rFonts w:ascii="Arial" w:hAnsi="Arial" w:cs="Arial"/>
            <w:bCs w:val="0"/>
          </w:rPr>
          <w:t>XXXX</w:t>
        </w:r>
        <w:r w:rsidR="00E45D1C">
          <w:rPr>
            <w:rFonts w:ascii="Arial" w:hAnsi="Arial" w:cs="Arial"/>
            <w:bCs w:val="0"/>
          </w:rPr>
          <w:t xml:space="preserve"> </w:t>
        </w:r>
      </w:ins>
      <w:r>
        <w:rPr>
          <w:rFonts w:ascii="Arial" w:hAnsi="Arial" w:cs="Arial"/>
          <w:bCs w:val="0"/>
        </w:rPr>
        <w:t>Opera</w:t>
      </w:r>
      <w:r w:rsidR="0023662E">
        <w:rPr>
          <w:rFonts w:ascii="Arial" w:hAnsi="Arial" w:cs="Arial"/>
          <w:bCs w:val="0"/>
        </w:rPr>
        <w:t>t</w:t>
      </w:r>
      <w:r>
        <w:rPr>
          <w:rFonts w:ascii="Arial" w:hAnsi="Arial" w:cs="Arial"/>
          <w:bCs w:val="0"/>
        </w:rPr>
        <w:t>ions - NAG</w:t>
      </w:r>
    </w:p>
    <w:p w14:paraId="1443E557" w14:textId="6F153381" w:rsidR="0093420E" w:rsidRPr="0093420E" w:rsidRDefault="00FB218C" w:rsidP="0093420E">
      <w:pPr>
        <w:pStyle w:val="Title"/>
        <w:spacing w:line="259" w:lineRule="auto"/>
        <w:jc w:val="left"/>
        <w:rPr>
          <w:rFonts w:ascii="Arial" w:hAnsi="Arial" w:cs="Arial"/>
          <w:bCs w:val="0"/>
        </w:rPr>
      </w:pPr>
      <w:r>
        <w:rPr>
          <w:rFonts w:ascii="Arial" w:hAnsi="Arial" w:cs="Arial"/>
          <w:bCs w:val="0"/>
        </w:rPr>
        <w:t>S</w:t>
      </w:r>
      <w:r w:rsidR="0093420E" w:rsidRPr="0093420E">
        <w:rPr>
          <w:rFonts w:ascii="Arial" w:hAnsi="Arial" w:cs="Arial"/>
          <w:bCs w:val="0"/>
          <w:i/>
          <w:iCs/>
        </w:rPr>
        <w:t>tatement of Work</w:t>
      </w:r>
    </w:p>
    <w:p w14:paraId="2FD45C7B" w14:textId="00ACAEB4" w:rsidR="00616B02" w:rsidRPr="00B53ECB" w:rsidRDefault="00BE15A8" w:rsidP="00104A28">
      <w:pPr>
        <w:pStyle w:val="Heading1"/>
        <w:numPr>
          <w:ilvl w:val="0"/>
          <w:numId w:val="0"/>
        </w:numPr>
        <w:ind w:left="432" w:hanging="432"/>
        <w:rPr>
          <w:rFonts w:ascii="Arial" w:hAnsi="Arial" w:cs="Arial"/>
          <w:color w:val="auto"/>
        </w:rPr>
      </w:pPr>
      <w:r w:rsidRPr="6EB7021B">
        <w:rPr>
          <w:rFonts w:ascii="Arial" w:hAnsi="Arial" w:cs="Arial"/>
          <w:color w:val="auto"/>
        </w:rPr>
        <w:t xml:space="preserve">16 </w:t>
      </w:r>
      <w:r w:rsidR="00DA0377" w:rsidRPr="6EB7021B">
        <w:rPr>
          <w:rFonts w:ascii="Arial" w:hAnsi="Arial" w:cs="Arial"/>
          <w:color w:val="auto"/>
        </w:rPr>
        <w:t>March 2023</w:t>
      </w:r>
    </w:p>
    <w:p w14:paraId="00ECB786" w14:textId="0FBEFB64" w:rsidR="00833893" w:rsidRPr="004B7C7F" w:rsidDel="00E45D1C" w:rsidRDefault="00833893" w:rsidP="00833893">
      <w:pPr>
        <w:rPr>
          <w:del w:id="2" w:author="Adrian Tate" w:date="2024-02-22T16:30:00Z"/>
          <w:rFonts w:cs="Arial"/>
        </w:rPr>
      </w:pPr>
      <w:del w:id="3" w:author="Adrian Tate" w:date="2024-02-22T16:30:00Z">
        <w:r w:rsidRPr="6EB7021B" w:rsidDel="00E45D1C">
          <w:rPr>
            <w:rFonts w:cs="Arial"/>
          </w:rPr>
          <w:delText xml:space="preserve">Proposal ID: </w:delText>
        </w:r>
        <w:r w:rsidR="00DA0377" w:rsidRPr="6EB7021B" w:rsidDel="00E45D1C">
          <w:rPr>
            <w:rFonts w:cs="Arial"/>
          </w:rPr>
          <w:delText>CR38031-FC1</w:delText>
        </w:r>
        <w:r w:rsidR="00BE15A8" w:rsidRPr="6EB7021B" w:rsidDel="00E45D1C">
          <w:rPr>
            <w:rFonts w:cs="Arial"/>
          </w:rPr>
          <w:delText>6</w:delText>
        </w:r>
        <w:r w:rsidR="00DA0377" w:rsidRPr="6EB7021B" w:rsidDel="00E45D1C">
          <w:rPr>
            <w:rFonts w:cs="Arial"/>
          </w:rPr>
          <w:delText>0323</w:delText>
        </w:r>
        <w:r w:rsidR="00BC0702" w:rsidRPr="6EB7021B" w:rsidDel="00E45D1C">
          <w:rPr>
            <w:rFonts w:cs="Arial"/>
          </w:rPr>
          <w:delText>2</w:delText>
        </w:r>
        <w:r w:rsidR="00DA0377" w:rsidRPr="6EB7021B" w:rsidDel="00E45D1C">
          <w:rPr>
            <w:rFonts w:cs="Arial"/>
          </w:rPr>
          <w:delText>C</w:delText>
        </w:r>
      </w:del>
    </w:p>
    <w:p w14:paraId="1449452E" w14:textId="19F2DE65" w:rsidR="00BD46DE" w:rsidRPr="004B7C7F" w:rsidRDefault="00BD46DE" w:rsidP="00833893">
      <w:pPr>
        <w:rPr>
          <w:rFonts w:cs="Arial"/>
        </w:rPr>
      </w:pPr>
      <w:del w:id="4" w:author="Adrian Tate" w:date="2024-02-22T16:30:00Z">
        <w:r w:rsidRPr="004B7C7F" w:rsidDel="00E45D1C">
          <w:rPr>
            <w:rFonts w:cs="Arial"/>
          </w:rPr>
          <w:delText xml:space="preserve">Prepared for: </w:delText>
        </w:r>
        <w:r w:rsidR="00DA0377" w:rsidDel="00E45D1C">
          <w:rPr>
            <w:rFonts w:cs="Arial"/>
          </w:rPr>
          <w:delText>Alexandros Kontinis</w:delText>
        </w:r>
      </w:del>
      <w:ins w:id="5" w:author="Adrian Tate" w:date="2024-02-22T16:30:00Z">
        <w:r w:rsidR="00E45D1C">
          <w:rPr>
            <w:rFonts w:cs="Arial"/>
          </w:rPr>
          <w:t>XXXXXXXXXXXXX</w:t>
        </w:r>
      </w:ins>
    </w:p>
    <w:p w14:paraId="0CD07CF8" w14:textId="6706F144" w:rsidR="00E91B98" w:rsidRDefault="00A06D58" w:rsidP="009D4CC7">
      <w:pPr>
        <w:pStyle w:val="Heading1"/>
        <w:rPr>
          <w:rFonts w:ascii="Arial" w:hAnsi="Arial" w:cs="Arial"/>
          <w:bCs w:val="0"/>
        </w:rPr>
      </w:pPr>
      <w:r>
        <w:rPr>
          <w:rFonts w:ascii="Arial" w:hAnsi="Arial" w:cs="Arial"/>
          <w:bCs w:val="0"/>
        </w:rPr>
        <w:t>Context</w:t>
      </w:r>
    </w:p>
    <w:p w14:paraId="075DBC65" w14:textId="6527C5DA" w:rsidR="00373431" w:rsidRDefault="009D5763" w:rsidP="00492EFE">
      <w:del w:id="6" w:author="Adrian Tate" w:date="2024-02-22T16:30:00Z">
        <w:r w:rsidDel="00E45D1C">
          <w:delText>Airbus</w:delText>
        </w:r>
      </w:del>
      <w:proofErr w:type="spellStart"/>
      <w:ins w:id="7" w:author="Adrian Tate" w:date="2024-02-22T16:30:00Z">
        <w:r w:rsidR="00E45D1C">
          <w:t>ClientNameConfidential</w:t>
        </w:r>
      </w:ins>
      <w:proofErr w:type="spellEnd"/>
      <w:r>
        <w:t xml:space="preserve"> Operations </w:t>
      </w:r>
      <w:r w:rsidR="007C05EB">
        <w:t xml:space="preserve">is looking for </w:t>
      </w:r>
      <w:r w:rsidR="00E97813">
        <w:t xml:space="preserve">expertise and </w:t>
      </w:r>
      <w:r w:rsidR="007C05EB">
        <w:t xml:space="preserve">assistance to help for the migration of its </w:t>
      </w:r>
      <w:r w:rsidR="009048FB">
        <w:t xml:space="preserve">many </w:t>
      </w:r>
      <w:r w:rsidR="007C05EB">
        <w:t xml:space="preserve">workloads </w:t>
      </w:r>
      <w:r w:rsidR="00D058F8">
        <w:t xml:space="preserve">to </w:t>
      </w:r>
      <w:r w:rsidR="00E97813">
        <w:t>its</w:t>
      </w:r>
      <w:r w:rsidR="00D058F8">
        <w:t xml:space="preserve"> new HPC baseline </w:t>
      </w:r>
      <w:r w:rsidR="00B70734">
        <w:t xml:space="preserve">including Cloud </w:t>
      </w:r>
      <w:r w:rsidR="00D058F8">
        <w:t xml:space="preserve">that will be delivered </w:t>
      </w:r>
      <w:r w:rsidR="000073E7">
        <w:t>in 2024</w:t>
      </w:r>
      <w:r w:rsidR="008E4195">
        <w:t>.</w:t>
      </w:r>
    </w:p>
    <w:p w14:paraId="57CB839A" w14:textId="77CB36F4" w:rsidR="00373431" w:rsidRPr="0067249C" w:rsidRDefault="3ECCF3C2" w:rsidP="0016248C">
      <w:pPr>
        <w:pStyle w:val="Heading2"/>
      </w:pPr>
      <w:r>
        <w:t xml:space="preserve">About </w:t>
      </w:r>
      <w:r w:rsidR="00D50109">
        <w:t>NAG</w:t>
      </w:r>
    </w:p>
    <w:p w14:paraId="66E946E6" w14:textId="1BF2789C" w:rsidR="00832E87" w:rsidRPr="00832E87" w:rsidRDefault="00832E87" w:rsidP="00832E87">
      <w:pPr>
        <w:rPr>
          <w:lang w:val="en-US"/>
        </w:rPr>
      </w:pPr>
      <w:r w:rsidRPr="00832E87">
        <w:rPr>
          <w:lang w:val="en-US"/>
        </w:rPr>
        <w:t>NAG is a company with a purpose; to serve engineering, science, and business through technical excellence. NAG’s expertise is delivered through a combination of products and services including, but not limited to, the world-renowned NAG Library, automatic differentiation software and our world-class HPC and cloud cost-to-solution optimization services. </w:t>
      </w:r>
    </w:p>
    <w:p w14:paraId="43953B6E" w14:textId="36E43A41" w:rsidR="00832E87" w:rsidRPr="00832E87" w:rsidRDefault="00832E87" w:rsidP="00832E87">
      <w:pPr>
        <w:rPr>
          <w:lang w:val="en-US"/>
        </w:rPr>
      </w:pPr>
      <w:r w:rsidRPr="00832E87">
        <w:rPr>
          <w:lang w:val="en-US"/>
        </w:rPr>
        <w:t>NAG’s team is a group of highly technical staff made up of qualified physicists, mathematicians, and computer scientists, with an average of over 10 years of experience delivering world-class software and high-tech solutions.  Since being founded in 1970, NAG has continued to innovate in digital excellence, with highlights including collaborations with US National Laboratories; partners such as NVIDIA, AMD, and Intel on core math libraries; support for the UK National Supercomputer; and our long-standing managed service partnership with a major energy client in the US. For the latter, NAG provides ongoing end-to-end managed HPC services, with a large dedicated onsite team, covering software engineering, application porting and tuning, and cloud management. </w:t>
      </w:r>
    </w:p>
    <w:p w14:paraId="0FEF8C60" w14:textId="650033CA" w:rsidR="00832E87" w:rsidRPr="00832E87" w:rsidRDefault="00832E87" w:rsidP="00832E87">
      <w:pPr>
        <w:rPr>
          <w:lang w:val="en-US"/>
        </w:rPr>
      </w:pPr>
      <w:r w:rsidRPr="00832E87">
        <w:rPr>
          <w:lang w:val="en-US"/>
        </w:rPr>
        <w:t xml:space="preserve">NAG has experience in providing Cloud solutions to </w:t>
      </w:r>
      <w:proofErr w:type="gramStart"/>
      <w:r w:rsidRPr="00832E87">
        <w:rPr>
          <w:lang w:val="en-US"/>
        </w:rPr>
        <w:t>a number of</w:t>
      </w:r>
      <w:proofErr w:type="gramEnd"/>
      <w:r w:rsidRPr="00832E87">
        <w:rPr>
          <w:lang w:val="en-US"/>
        </w:rPr>
        <w:t xml:space="preserve"> clients, with a team of experts skilled in applications development, porting and optimization, system architects and administrators. The NAG Cloud HPC team includes specialists with decades of experience through working at NAG, Rolls-Royce, BP and other large HPC sites. </w:t>
      </w:r>
    </w:p>
    <w:p w14:paraId="1062A22F" w14:textId="73E8EADB" w:rsidR="00492EFE" w:rsidRPr="00492EFE" w:rsidRDefault="00832E87" w:rsidP="00832E87">
      <w:pPr>
        <w:rPr>
          <w:lang w:val="en-US"/>
        </w:rPr>
      </w:pPr>
      <w:r w:rsidRPr="00832E87">
        <w:rPr>
          <w:lang w:val="en-US"/>
        </w:rPr>
        <w:t>NAG has maintained its trusted position throughout its history and is extremely proud of delivering unbeatable services, through partners such as Google, across many fields of industry, academia, and research. In our experience this variety of expertise, heritage and agnosticism is highly regarded by all our clients – they truly trust us to deliver. </w:t>
      </w:r>
    </w:p>
    <w:p w14:paraId="596F4589" w14:textId="2F09D207" w:rsidR="009F6D10" w:rsidRPr="004B7C7F" w:rsidDel="00E45D1C" w:rsidRDefault="00E40BF4" w:rsidP="006A3C5C">
      <w:pPr>
        <w:pStyle w:val="Heading1"/>
        <w:rPr>
          <w:del w:id="8" w:author="Adrian Tate" w:date="2024-02-22T16:30:00Z"/>
          <w:rFonts w:ascii="Arial" w:hAnsi="Arial" w:cs="Arial"/>
        </w:rPr>
      </w:pPr>
      <w:del w:id="9" w:author="Adrian Tate" w:date="2024-02-22T16:30:00Z">
        <w:r w:rsidRPr="3600D44B" w:rsidDel="00E45D1C">
          <w:rPr>
            <w:rFonts w:ascii="Arial" w:hAnsi="Arial" w:cs="Arial"/>
          </w:rPr>
          <w:lastRenderedPageBreak/>
          <w:delText>Airbus</w:delText>
        </w:r>
        <w:r w:rsidR="6DE1C48A" w:rsidRPr="3600D44B" w:rsidDel="00E45D1C">
          <w:rPr>
            <w:rFonts w:ascii="Arial" w:hAnsi="Arial" w:cs="Arial"/>
          </w:rPr>
          <w:delText>’s HPC Cases</w:delText>
        </w:r>
      </w:del>
    </w:p>
    <w:p w14:paraId="3A0A094A" w14:textId="4A563629" w:rsidR="00011AE5" w:rsidDel="00E45D1C" w:rsidRDefault="00011AE5" w:rsidP="00011AE5">
      <w:pPr>
        <w:rPr>
          <w:del w:id="10" w:author="Adrian Tate" w:date="2024-02-22T16:30:00Z"/>
        </w:rPr>
      </w:pPr>
      <w:del w:id="11" w:author="Adrian Tate" w:date="2024-02-22T16:30:00Z">
        <w:r w:rsidDel="00E45D1C">
          <w:delText xml:space="preserve">During a </w:delText>
        </w:r>
        <w:r w:rsidR="00AF08A5" w:rsidDel="00E45D1C">
          <w:delText xml:space="preserve">recent </w:delText>
        </w:r>
        <w:r w:rsidDel="00E45D1C">
          <w:delText>discovery call with Alexandros Kontinis (HPC Product Manager at Airbus) the following cases for possible interactions between Airbus and the NAG HPC Services team were outlined:</w:delText>
        </w:r>
      </w:del>
    </w:p>
    <w:p w14:paraId="2E13301B" w14:textId="79A7D33F" w:rsidR="00011AE5" w:rsidDel="00E45D1C" w:rsidRDefault="00011AE5" w:rsidP="0047245F">
      <w:pPr>
        <w:pStyle w:val="ListParagraph"/>
        <w:numPr>
          <w:ilvl w:val="0"/>
          <w:numId w:val="32"/>
        </w:numPr>
        <w:rPr>
          <w:del w:id="12" w:author="Adrian Tate" w:date="2024-02-22T16:30:00Z"/>
        </w:rPr>
      </w:pPr>
      <w:del w:id="13" w:author="Adrian Tate" w:date="2024-02-22T16:30:00Z">
        <w:r w:rsidDel="00E45D1C">
          <w:delText xml:space="preserve">Help Airbus select the next workloads suitable for </w:delText>
        </w:r>
        <w:r w:rsidR="00E245DA" w:rsidRPr="6EB7021B" w:rsidDel="00E45D1C">
          <w:rPr>
            <w:lang w:val="en-US"/>
          </w:rPr>
          <w:delText>migration to</w:delText>
        </w:r>
        <w:r w:rsidR="00E245DA" w:rsidDel="00E45D1C">
          <w:delText xml:space="preserve"> </w:delText>
        </w:r>
        <w:r w:rsidDel="00E45D1C">
          <w:delText>Cloud</w:delText>
        </w:r>
      </w:del>
    </w:p>
    <w:p w14:paraId="31293594" w14:textId="1F553E6F" w:rsidR="00011AE5" w:rsidDel="00E45D1C" w:rsidRDefault="00011AE5" w:rsidP="0047245F">
      <w:pPr>
        <w:pStyle w:val="ListParagraph"/>
        <w:numPr>
          <w:ilvl w:val="0"/>
          <w:numId w:val="32"/>
        </w:numPr>
        <w:rPr>
          <w:del w:id="14" w:author="Adrian Tate" w:date="2024-02-22T16:30:00Z"/>
        </w:rPr>
      </w:pPr>
      <w:del w:id="15" w:author="Adrian Tate" w:date="2024-02-22T16:30:00Z">
        <w:r w:rsidDel="00E45D1C">
          <w:delText xml:space="preserve">Help Airbus migrate workloads to the new baseline (including pre-migration to AMD) </w:delText>
        </w:r>
      </w:del>
    </w:p>
    <w:p w14:paraId="14F94A55" w14:textId="1ABD724B" w:rsidR="00011AE5" w:rsidDel="00E45D1C" w:rsidRDefault="00011AE5" w:rsidP="0047245F">
      <w:pPr>
        <w:pStyle w:val="ListParagraph"/>
        <w:numPr>
          <w:ilvl w:val="0"/>
          <w:numId w:val="32"/>
        </w:numPr>
        <w:rPr>
          <w:del w:id="16" w:author="Adrian Tate" w:date="2024-02-22T16:30:00Z"/>
        </w:rPr>
      </w:pPr>
      <w:del w:id="17" w:author="Adrian Tate" w:date="2024-02-22T16:30:00Z">
        <w:r w:rsidDel="00E45D1C">
          <w:delText xml:space="preserve">Migration and possible optimization of LaBS solver/workflow on Cloud </w:delText>
        </w:r>
      </w:del>
    </w:p>
    <w:p w14:paraId="293AC088" w14:textId="6C154959" w:rsidR="00881CD5" w:rsidDel="00E45D1C" w:rsidRDefault="00011AE5" w:rsidP="0047245F">
      <w:pPr>
        <w:pStyle w:val="ListParagraph"/>
        <w:numPr>
          <w:ilvl w:val="0"/>
          <w:numId w:val="32"/>
        </w:numPr>
        <w:rPr>
          <w:del w:id="18" w:author="Adrian Tate" w:date="2024-02-22T16:30:00Z"/>
        </w:rPr>
      </w:pPr>
      <w:del w:id="19" w:author="Adrian Tate" w:date="2024-02-22T16:30:00Z">
        <w:r w:rsidDel="00E45D1C">
          <w:delText>Run workshop for Airbus to describe their data requirements and current solutions, possibly leading to POC study with NAG.  Airbus is keen for NAG to share (anonymously) any experience from other clients in this area</w:delText>
        </w:r>
      </w:del>
    </w:p>
    <w:p w14:paraId="56A64BB1" w14:textId="65BEB7C6" w:rsidR="00FB218C" w:rsidDel="00E45D1C" w:rsidRDefault="00BB592B" w:rsidP="00FB0CC7">
      <w:pPr>
        <w:pStyle w:val="Heading1"/>
        <w:rPr>
          <w:del w:id="20" w:author="Adrian Tate" w:date="2024-02-22T16:30:00Z"/>
          <w:rFonts w:ascii="Arial" w:hAnsi="Arial" w:cs="Arial"/>
          <w:bCs w:val="0"/>
        </w:rPr>
      </w:pPr>
      <w:del w:id="21" w:author="Adrian Tate" w:date="2024-02-22T16:30:00Z">
        <w:r w:rsidDel="00E45D1C">
          <w:rPr>
            <w:rFonts w:ascii="Arial" w:hAnsi="Arial" w:cs="Arial"/>
            <w:bCs w:val="0"/>
          </w:rPr>
          <w:delText>Proposed Activities</w:delText>
        </w:r>
      </w:del>
    </w:p>
    <w:p w14:paraId="70807472" w14:textId="544ACF3F" w:rsidR="00A77967" w:rsidDel="00E45D1C" w:rsidRDefault="00621DA9" w:rsidP="00FB218C">
      <w:pPr>
        <w:rPr>
          <w:del w:id="22" w:author="Adrian Tate" w:date="2024-02-22T16:30:00Z"/>
          <w:lang w:val="en-US"/>
        </w:rPr>
      </w:pPr>
      <w:del w:id="23" w:author="Adrian Tate" w:date="2024-02-22T16:30:00Z">
        <w:r w:rsidRPr="3600D44B" w:rsidDel="00E45D1C">
          <w:rPr>
            <w:lang w:val="en-US"/>
          </w:rPr>
          <w:delText xml:space="preserve">Based on the list of cases for potential interactions, NAG HPC Services team </w:delText>
        </w:r>
        <w:r w:rsidR="3A4E539F" w:rsidRPr="3600D44B" w:rsidDel="00E45D1C">
          <w:rPr>
            <w:lang w:val="en-US"/>
          </w:rPr>
          <w:delText>proposes the following four possible activities</w:delText>
        </w:r>
        <w:r w:rsidRPr="3600D44B" w:rsidDel="00E45D1C">
          <w:rPr>
            <w:lang w:val="en-US"/>
          </w:rPr>
          <w:delText>:</w:delText>
        </w:r>
      </w:del>
    </w:p>
    <w:p w14:paraId="179F4B28" w14:textId="77777777" w:rsidR="009C0211" w:rsidRPr="009C0211" w:rsidRDefault="009C0211" w:rsidP="00F112EC">
      <w:pPr>
        <w:pStyle w:val="Heading2"/>
        <w:rPr>
          <w:lang w:val="en-US"/>
        </w:rPr>
      </w:pPr>
      <w:r w:rsidRPr="009C0211">
        <w:rPr>
          <w:lang w:val="en-US"/>
        </w:rPr>
        <w:t xml:space="preserve">Cloud discovery workshops </w:t>
      </w:r>
    </w:p>
    <w:p w14:paraId="5512E9E3" w14:textId="41DE3953" w:rsidR="009C0211" w:rsidRPr="009C0211" w:rsidRDefault="009C0211" w:rsidP="009C0211">
      <w:pPr>
        <w:rPr>
          <w:lang w:val="en-US"/>
        </w:rPr>
      </w:pPr>
      <w:r w:rsidRPr="3600D44B">
        <w:rPr>
          <w:lang w:val="en-US"/>
        </w:rPr>
        <w:t>NAG propose</w:t>
      </w:r>
      <w:r w:rsidR="4BD9891E" w:rsidRPr="3600D44B">
        <w:rPr>
          <w:lang w:val="en-US"/>
        </w:rPr>
        <w:t>s</w:t>
      </w:r>
      <w:r w:rsidRPr="3600D44B">
        <w:rPr>
          <w:lang w:val="en-US"/>
        </w:rPr>
        <w:t xml:space="preserve"> two workshops to discuss current </w:t>
      </w:r>
      <w:del w:id="24" w:author="Adrian Tate" w:date="2024-02-22T16:30:00Z">
        <w:r w:rsidRPr="3600D44B" w:rsidDel="00E45D1C">
          <w:rPr>
            <w:lang w:val="en-US"/>
          </w:rPr>
          <w:delText>Airbus</w:delText>
        </w:r>
      </w:del>
      <w:proofErr w:type="spellStart"/>
      <w:ins w:id="25" w:author="Adrian Tate" w:date="2024-02-22T16:30:00Z">
        <w:r w:rsidR="00E45D1C">
          <w:rPr>
            <w:lang w:val="en-US"/>
          </w:rPr>
          <w:t>ClientNameConfidential</w:t>
        </w:r>
      </w:ins>
      <w:proofErr w:type="spellEnd"/>
      <w:r w:rsidRPr="3600D44B">
        <w:rPr>
          <w:lang w:val="en-US"/>
        </w:rPr>
        <w:t xml:space="preserve"> workloads, their requirements, challenges, work done and current Cloud status, and make recommendations for subsequent migration to Cloud. </w:t>
      </w:r>
    </w:p>
    <w:p w14:paraId="51A397AF" w14:textId="2725FA91" w:rsidR="009C0211" w:rsidRPr="00025F11" w:rsidRDefault="009C0211" w:rsidP="009C0211">
      <w:pPr>
        <w:rPr>
          <w:b/>
          <w:bCs/>
          <w:lang w:val="en-US"/>
        </w:rPr>
      </w:pPr>
      <w:r w:rsidRPr="6EB7021B">
        <w:rPr>
          <w:b/>
          <w:bCs/>
          <w:lang w:val="en-US"/>
        </w:rPr>
        <w:t xml:space="preserve">Workshop 1 (up to 3 hours) </w:t>
      </w:r>
    </w:p>
    <w:p w14:paraId="6FA75ACC" w14:textId="054A0C08" w:rsidR="00FD109F" w:rsidRPr="00FD109F" w:rsidRDefault="009C0211" w:rsidP="00FD109F">
      <w:pPr>
        <w:pStyle w:val="ListParagraph"/>
        <w:numPr>
          <w:ilvl w:val="0"/>
          <w:numId w:val="33"/>
        </w:numPr>
        <w:rPr>
          <w:lang w:val="en-US"/>
        </w:rPr>
      </w:pPr>
      <w:del w:id="26" w:author="Adrian Tate" w:date="2024-02-22T16:30:00Z">
        <w:r w:rsidRPr="00FD109F" w:rsidDel="00E45D1C">
          <w:rPr>
            <w:lang w:val="en-US"/>
          </w:rPr>
          <w:delText>Airbus</w:delText>
        </w:r>
      </w:del>
      <w:proofErr w:type="spellStart"/>
      <w:ins w:id="27" w:author="Adrian Tate" w:date="2024-02-22T16:30:00Z">
        <w:r w:rsidR="00E45D1C">
          <w:rPr>
            <w:lang w:val="en-US"/>
          </w:rPr>
          <w:t>ClientNameConfidential</w:t>
        </w:r>
      </w:ins>
      <w:proofErr w:type="spellEnd"/>
      <w:r w:rsidRPr="00FD109F">
        <w:rPr>
          <w:lang w:val="en-US"/>
        </w:rPr>
        <w:t xml:space="preserve"> SMEs to present their workloads and give assessment of their requirements and capability – core counts, architecture type &amp; restrictions (e.g., Intel CPU only, GPU enabled), memory footprint, interconnect, storage (both in-flight and for pre/post-processing).  Any insight into current scaling and/or bottlenecks.</w:t>
      </w:r>
    </w:p>
    <w:p w14:paraId="4F29BD60" w14:textId="65364FFC" w:rsidR="009C0211" w:rsidRPr="00FD109F" w:rsidRDefault="009C0211" w:rsidP="00FD109F">
      <w:pPr>
        <w:pStyle w:val="ListParagraph"/>
        <w:numPr>
          <w:ilvl w:val="0"/>
          <w:numId w:val="33"/>
        </w:numPr>
        <w:rPr>
          <w:lang w:val="en-US"/>
        </w:rPr>
      </w:pPr>
      <w:r w:rsidRPr="00FD109F">
        <w:rPr>
          <w:lang w:val="en-US"/>
        </w:rPr>
        <w:t xml:space="preserve">NAG would like to understand more about work already done with Cloud for any applications and the current state with their CSP.  Also, where their current pain points are. </w:t>
      </w:r>
    </w:p>
    <w:p w14:paraId="0F52F348" w14:textId="77777777" w:rsidR="009C0211" w:rsidRPr="009C0211" w:rsidRDefault="009C0211" w:rsidP="009C0211">
      <w:pPr>
        <w:rPr>
          <w:lang w:val="en-US"/>
        </w:rPr>
      </w:pPr>
      <w:r w:rsidRPr="009C0211">
        <w:rPr>
          <w:lang w:val="en-US"/>
        </w:rPr>
        <w:t xml:space="preserve">Following the workshop, NAG may follow-up with SMEs directly with further questions. </w:t>
      </w:r>
    </w:p>
    <w:p w14:paraId="7C4BB7BE" w14:textId="77777777" w:rsidR="009C0211" w:rsidRPr="00025F11" w:rsidRDefault="009C0211" w:rsidP="009C0211">
      <w:pPr>
        <w:rPr>
          <w:b/>
          <w:bCs/>
          <w:lang w:val="en-US"/>
        </w:rPr>
      </w:pPr>
      <w:r w:rsidRPr="00025F11">
        <w:rPr>
          <w:b/>
          <w:bCs/>
          <w:lang w:val="en-US"/>
        </w:rPr>
        <w:t xml:space="preserve">Workshop 2 (up to 3 hours) </w:t>
      </w:r>
    </w:p>
    <w:p w14:paraId="7FD4E2C4" w14:textId="77CC364D" w:rsidR="009C0211" w:rsidRPr="00BE4510" w:rsidRDefault="009C0211" w:rsidP="00BE4510">
      <w:pPr>
        <w:pStyle w:val="ListParagraph"/>
        <w:numPr>
          <w:ilvl w:val="0"/>
          <w:numId w:val="34"/>
        </w:numPr>
        <w:rPr>
          <w:lang w:val="en-US"/>
        </w:rPr>
      </w:pPr>
      <w:r w:rsidRPr="00BE4510">
        <w:rPr>
          <w:lang w:val="en-US"/>
        </w:rPr>
        <w:t xml:space="preserve">NAG present recommendations based on understanding for deeper discussion and potentially a deeper dive into selected applications.  The outcome of this workshop should be a shortlist of candidates for migration. </w:t>
      </w:r>
    </w:p>
    <w:p w14:paraId="250C6507" w14:textId="04BC5172" w:rsidR="009C0211" w:rsidRPr="009C0211" w:rsidRDefault="009C0211" w:rsidP="009C0211">
      <w:pPr>
        <w:rPr>
          <w:lang w:val="en-US"/>
        </w:rPr>
      </w:pPr>
      <w:r w:rsidRPr="009C0211">
        <w:rPr>
          <w:lang w:val="en-US"/>
        </w:rPr>
        <w:t xml:space="preserve">NAG will prepare a short report outlining recommendations following Workshop 2 with potential options for the cloud solution, with a draft outline of sprints for Workload Migration to be agreed with </w:t>
      </w:r>
      <w:del w:id="28" w:author="Adrian Tate" w:date="2024-02-22T16:30:00Z">
        <w:r w:rsidRPr="009C0211" w:rsidDel="00E45D1C">
          <w:rPr>
            <w:lang w:val="en-US"/>
          </w:rPr>
          <w:delText>Airbus</w:delText>
        </w:r>
      </w:del>
      <w:proofErr w:type="spellStart"/>
      <w:ins w:id="29" w:author="Adrian Tate" w:date="2024-02-22T16:30:00Z">
        <w:r w:rsidR="00E45D1C">
          <w:rPr>
            <w:lang w:val="en-US"/>
          </w:rPr>
          <w:t>ClientNameConfidential</w:t>
        </w:r>
      </w:ins>
      <w:proofErr w:type="spellEnd"/>
      <w:r w:rsidRPr="009C0211">
        <w:rPr>
          <w:lang w:val="en-US"/>
        </w:rPr>
        <w:t xml:space="preserve">. </w:t>
      </w:r>
    </w:p>
    <w:p w14:paraId="678C7FB4" w14:textId="77777777" w:rsidR="009C0211" w:rsidRPr="009C0211" w:rsidRDefault="009C0211" w:rsidP="009C0211">
      <w:pPr>
        <w:rPr>
          <w:lang w:val="en-US"/>
        </w:rPr>
      </w:pPr>
      <w:r w:rsidRPr="009C0211">
        <w:rPr>
          <w:lang w:val="en-US"/>
        </w:rPr>
        <w:t xml:space="preserve"> </w:t>
      </w:r>
    </w:p>
    <w:p w14:paraId="140C0525" w14:textId="74F23CB6" w:rsidR="009C0211" w:rsidRPr="009C0211" w:rsidRDefault="009C0211" w:rsidP="00F112EC">
      <w:pPr>
        <w:pStyle w:val="Heading2"/>
        <w:rPr>
          <w:lang w:val="en-US"/>
        </w:rPr>
      </w:pPr>
      <w:r w:rsidRPr="009C0211">
        <w:rPr>
          <w:lang w:val="en-US"/>
        </w:rPr>
        <w:t xml:space="preserve">Workload </w:t>
      </w:r>
      <w:r w:rsidR="00B30E6D">
        <w:rPr>
          <w:lang w:val="en-US"/>
        </w:rPr>
        <w:t>m</w:t>
      </w:r>
      <w:r w:rsidRPr="009C0211">
        <w:rPr>
          <w:lang w:val="en-US"/>
        </w:rPr>
        <w:t xml:space="preserve">igration </w:t>
      </w:r>
    </w:p>
    <w:p w14:paraId="2C2E0D5F" w14:textId="77777777" w:rsidR="009C0211" w:rsidRPr="009C0211" w:rsidRDefault="009C0211" w:rsidP="009C0211">
      <w:pPr>
        <w:rPr>
          <w:lang w:val="en-US"/>
        </w:rPr>
      </w:pPr>
      <w:r w:rsidRPr="009C0211">
        <w:rPr>
          <w:lang w:val="en-US"/>
        </w:rPr>
        <w:t xml:space="preserve">This can be split into 2 separate activities: </w:t>
      </w:r>
    </w:p>
    <w:p w14:paraId="7DC3C070" w14:textId="32F01810" w:rsidR="009C0211" w:rsidRPr="00CC7467" w:rsidRDefault="009C0211" w:rsidP="00CC7467">
      <w:pPr>
        <w:pStyle w:val="ListParagraph"/>
        <w:numPr>
          <w:ilvl w:val="0"/>
          <w:numId w:val="36"/>
        </w:numPr>
        <w:rPr>
          <w:lang w:val="en-US"/>
        </w:rPr>
      </w:pPr>
      <w:r w:rsidRPr="00CC7467">
        <w:rPr>
          <w:lang w:val="en-US"/>
        </w:rPr>
        <w:t xml:space="preserve">Porting codes to AMD in readiness for new </w:t>
      </w:r>
      <w:proofErr w:type="gramStart"/>
      <w:r w:rsidRPr="00CC7467">
        <w:rPr>
          <w:lang w:val="en-US"/>
        </w:rPr>
        <w:t>on-premise</w:t>
      </w:r>
      <w:proofErr w:type="gramEnd"/>
      <w:r w:rsidRPr="00CC7467">
        <w:rPr>
          <w:lang w:val="en-US"/>
        </w:rPr>
        <w:t xml:space="preserve"> system (using a cloud-based pilot system); and </w:t>
      </w:r>
    </w:p>
    <w:p w14:paraId="59BA7B1A" w14:textId="3548298B" w:rsidR="009C0211" w:rsidRPr="00CC7467" w:rsidRDefault="009C0211" w:rsidP="00CC7467">
      <w:pPr>
        <w:pStyle w:val="ListParagraph"/>
        <w:numPr>
          <w:ilvl w:val="0"/>
          <w:numId w:val="36"/>
        </w:numPr>
        <w:rPr>
          <w:lang w:val="en-US"/>
        </w:rPr>
      </w:pPr>
      <w:r w:rsidRPr="00CC7467">
        <w:rPr>
          <w:lang w:val="en-US"/>
        </w:rPr>
        <w:t xml:space="preserve">Migrating workloads to the Cloud. </w:t>
      </w:r>
    </w:p>
    <w:p w14:paraId="62117C5E" w14:textId="77777777" w:rsidR="009C0211" w:rsidRPr="009C0211" w:rsidRDefault="009C0211" w:rsidP="009C0211">
      <w:pPr>
        <w:rPr>
          <w:lang w:val="en-US"/>
        </w:rPr>
      </w:pPr>
      <w:r w:rsidRPr="009C0211">
        <w:rPr>
          <w:lang w:val="en-US"/>
        </w:rPr>
        <w:t xml:space="preserve">NAG can assist with porting applications to AMD-based CPUs and has depth of experience to offer in this regard for in-house and ISV applications.  Work can be structured into sprints for each application (or application suite), but more detail is required into the number of applications, and desired level of NAG involvement, before estimate of effort and duration can be made. </w:t>
      </w:r>
    </w:p>
    <w:p w14:paraId="53DD1FE1" w14:textId="77777777" w:rsidR="009C0211" w:rsidRPr="009C0211" w:rsidRDefault="009C0211" w:rsidP="009C0211">
      <w:pPr>
        <w:rPr>
          <w:lang w:val="en-US"/>
        </w:rPr>
      </w:pPr>
      <w:r w:rsidRPr="009C0211">
        <w:rPr>
          <w:lang w:val="en-US"/>
        </w:rPr>
        <w:t xml:space="preserve">The cloud migration activity can similarly be structured as sprints.  This activity follows and is dependent on identification of migration candidates agreed in the earlier workshops. </w:t>
      </w:r>
    </w:p>
    <w:p w14:paraId="1CE35126" w14:textId="1D840504" w:rsidR="009C0211" w:rsidRPr="009C0211" w:rsidRDefault="009C0211" w:rsidP="009C0211">
      <w:pPr>
        <w:rPr>
          <w:lang w:val="en-US"/>
        </w:rPr>
      </w:pPr>
      <w:r w:rsidRPr="009C0211">
        <w:rPr>
          <w:lang w:val="en-US"/>
        </w:rPr>
        <w:t xml:space="preserve">Benchmarks for each application can be run for comparison with </w:t>
      </w:r>
      <w:proofErr w:type="gramStart"/>
      <w:r w:rsidRPr="009C0211">
        <w:rPr>
          <w:lang w:val="en-US"/>
        </w:rPr>
        <w:t>on-premise</w:t>
      </w:r>
      <w:proofErr w:type="gramEnd"/>
      <w:r w:rsidRPr="009C0211">
        <w:rPr>
          <w:lang w:val="en-US"/>
        </w:rPr>
        <w:t xml:space="preserve"> HPC and/or alternative VMs. </w:t>
      </w:r>
    </w:p>
    <w:p w14:paraId="57ACE0AA" w14:textId="1DCE7CE7" w:rsidR="009C0211" w:rsidRPr="009C0211" w:rsidDel="00E45D1C" w:rsidRDefault="009C0211" w:rsidP="00F112EC">
      <w:pPr>
        <w:pStyle w:val="Heading2"/>
        <w:rPr>
          <w:del w:id="30" w:author="Adrian Tate" w:date="2024-02-22T16:33:00Z"/>
          <w:lang w:val="en-US"/>
        </w:rPr>
      </w:pPr>
      <w:del w:id="31" w:author="Adrian Tate" w:date="2024-02-22T16:33:00Z">
        <w:r w:rsidRPr="009C0211" w:rsidDel="00E45D1C">
          <w:rPr>
            <w:lang w:val="en-US"/>
          </w:rPr>
          <w:delText xml:space="preserve">Migration of LaBS </w:delText>
        </w:r>
        <w:r w:rsidR="00FB7B9A" w:rsidDel="00E45D1C">
          <w:rPr>
            <w:lang w:val="en-US"/>
          </w:rPr>
          <w:delText xml:space="preserve">code </w:delText>
        </w:r>
        <w:r w:rsidRPr="009C0211" w:rsidDel="00E45D1C">
          <w:rPr>
            <w:lang w:val="en-US"/>
          </w:rPr>
          <w:delText xml:space="preserve">to Cloud </w:delText>
        </w:r>
      </w:del>
    </w:p>
    <w:p w14:paraId="1E33CD00" w14:textId="706BD48B" w:rsidR="009C0211" w:rsidRPr="009C0211" w:rsidDel="00E45D1C" w:rsidRDefault="009C0211" w:rsidP="009C0211">
      <w:pPr>
        <w:rPr>
          <w:del w:id="32" w:author="Adrian Tate" w:date="2024-02-22T16:33:00Z"/>
          <w:lang w:val="en-US"/>
        </w:rPr>
      </w:pPr>
      <w:del w:id="33" w:author="Adrian Tate" w:date="2024-02-22T16:33:00Z">
        <w:r w:rsidRPr="009C0211" w:rsidDel="00E45D1C">
          <w:rPr>
            <w:lang w:val="en-US"/>
          </w:rPr>
          <w:delText>A separate sprint to migrate the new LaBS CFD application to cloud services can be performed independently.  More detail</w:delText>
        </w:r>
        <w:r w:rsidR="00697F5F" w:rsidDel="00E45D1C">
          <w:rPr>
            <w:lang w:val="en-US"/>
          </w:rPr>
          <w:delText>s</w:delText>
        </w:r>
        <w:r w:rsidRPr="009C0211" w:rsidDel="00E45D1C">
          <w:rPr>
            <w:lang w:val="en-US"/>
          </w:rPr>
          <w:delText xml:space="preserve"> on LaBS is required to give estimate of effort and duration of the sprint. </w:delText>
        </w:r>
      </w:del>
    </w:p>
    <w:p w14:paraId="3B69BDF0" w14:textId="116011D0" w:rsidR="009C0211" w:rsidRPr="009C0211" w:rsidDel="00E45D1C" w:rsidRDefault="009C0211" w:rsidP="009C0211">
      <w:pPr>
        <w:rPr>
          <w:del w:id="34" w:author="Adrian Tate" w:date="2024-02-22T16:33:00Z"/>
          <w:lang w:val="en-US"/>
        </w:rPr>
      </w:pPr>
      <w:del w:id="35" w:author="Adrian Tate" w:date="2024-02-22T16:33:00Z">
        <w:r w:rsidRPr="009C0211" w:rsidDel="00E45D1C">
          <w:rPr>
            <w:lang w:val="en-US"/>
          </w:rPr>
          <w:delText xml:space="preserve">NAG will port the LaBS application to suitable VMs and run benchmarks to assess performance.  Benchmark cases are to be agreed with </w:delText>
        </w:r>
      </w:del>
      <w:del w:id="36" w:author="Adrian Tate" w:date="2024-02-22T16:30:00Z">
        <w:r w:rsidRPr="009C0211" w:rsidDel="00E45D1C">
          <w:rPr>
            <w:lang w:val="en-US"/>
          </w:rPr>
          <w:delText>Airbus</w:delText>
        </w:r>
      </w:del>
      <w:del w:id="37" w:author="Adrian Tate" w:date="2024-02-22T16:33:00Z">
        <w:r w:rsidRPr="009C0211" w:rsidDel="00E45D1C">
          <w:rPr>
            <w:lang w:val="en-US"/>
          </w:rPr>
          <w:delText>.  Where possible, NAG will make best efforts to optimi</w:delText>
        </w:r>
        <w:r w:rsidR="00995781" w:rsidDel="00E45D1C">
          <w:rPr>
            <w:lang w:val="en-US"/>
          </w:rPr>
          <w:delText>z</w:delText>
        </w:r>
        <w:r w:rsidRPr="009C0211" w:rsidDel="00E45D1C">
          <w:rPr>
            <w:lang w:val="en-US"/>
          </w:rPr>
          <w:delText xml:space="preserve">e runs within the sprint duration and will produce recommendations for VMs and run parameters. </w:delText>
        </w:r>
      </w:del>
    </w:p>
    <w:p w14:paraId="62A87A53" w14:textId="1FF0EDD8" w:rsidR="009C0211" w:rsidRPr="009C0211" w:rsidRDefault="009C0211" w:rsidP="00FD109F">
      <w:pPr>
        <w:pStyle w:val="Heading2"/>
        <w:rPr>
          <w:lang w:val="en-US"/>
        </w:rPr>
      </w:pPr>
      <w:r w:rsidRPr="009C0211">
        <w:rPr>
          <w:lang w:val="en-US"/>
        </w:rPr>
        <w:t xml:space="preserve">Data </w:t>
      </w:r>
      <w:r w:rsidR="00B30E6D">
        <w:rPr>
          <w:lang w:val="en-US"/>
        </w:rPr>
        <w:t>w</w:t>
      </w:r>
      <w:r w:rsidRPr="009C0211">
        <w:rPr>
          <w:lang w:val="en-US"/>
        </w:rPr>
        <w:t xml:space="preserve">orkshop </w:t>
      </w:r>
    </w:p>
    <w:p w14:paraId="7469AFB2" w14:textId="110E29D8" w:rsidR="009C0211" w:rsidRPr="009C0211" w:rsidRDefault="009C0211" w:rsidP="009C0211">
      <w:pPr>
        <w:rPr>
          <w:lang w:val="en-US"/>
        </w:rPr>
      </w:pPr>
      <w:r w:rsidRPr="009C0211">
        <w:rPr>
          <w:lang w:val="en-US"/>
        </w:rPr>
        <w:t xml:space="preserve">Managing data storage and transfer between both </w:t>
      </w:r>
      <w:proofErr w:type="gramStart"/>
      <w:r w:rsidRPr="009C0211">
        <w:rPr>
          <w:lang w:val="en-US"/>
        </w:rPr>
        <w:t>on-premise</w:t>
      </w:r>
      <w:proofErr w:type="gramEnd"/>
      <w:r w:rsidRPr="009C0211">
        <w:rPr>
          <w:lang w:val="en-US"/>
        </w:rPr>
        <w:t xml:space="preserve"> and Cloud services is a complex problem and there are new technologies regularly emerging.  NAG proposes to work with </w:t>
      </w:r>
      <w:del w:id="38" w:author="Adrian Tate" w:date="2024-02-22T16:30:00Z">
        <w:r w:rsidRPr="009C0211" w:rsidDel="00E45D1C">
          <w:rPr>
            <w:lang w:val="en-US"/>
          </w:rPr>
          <w:delText>Airbus</w:delText>
        </w:r>
      </w:del>
      <w:proofErr w:type="spellStart"/>
      <w:ins w:id="39" w:author="Adrian Tate" w:date="2024-02-22T16:30:00Z">
        <w:r w:rsidR="00E45D1C">
          <w:rPr>
            <w:lang w:val="en-US"/>
          </w:rPr>
          <w:t>ClientNameConfidential</w:t>
        </w:r>
      </w:ins>
      <w:proofErr w:type="spellEnd"/>
      <w:r w:rsidRPr="009C0211">
        <w:rPr>
          <w:lang w:val="en-US"/>
        </w:rPr>
        <w:t xml:space="preserve"> to understand their data requirements and collaboratively perform POC studies on available technologies and techniques. </w:t>
      </w:r>
    </w:p>
    <w:p w14:paraId="09B96ECB" w14:textId="15862EEF" w:rsidR="00604AD9" w:rsidRPr="00FB218C" w:rsidRDefault="009C0211" w:rsidP="009C0211">
      <w:pPr>
        <w:rPr>
          <w:lang w:val="en-US"/>
        </w:rPr>
      </w:pPr>
      <w:r w:rsidRPr="009C0211">
        <w:rPr>
          <w:lang w:val="en-US"/>
        </w:rPr>
        <w:lastRenderedPageBreak/>
        <w:t xml:space="preserve">At this juncture it is not clear if it is appropriate for NAG to propose a Data Workshop. After the initial discovery workshops, we will be better placed to consider </w:t>
      </w:r>
      <w:proofErr w:type="gramStart"/>
      <w:r w:rsidRPr="009C0211">
        <w:rPr>
          <w:lang w:val="en-US"/>
        </w:rPr>
        <w:t>whether or not</w:t>
      </w:r>
      <w:proofErr w:type="gramEnd"/>
      <w:r w:rsidRPr="009C0211">
        <w:rPr>
          <w:lang w:val="en-US"/>
        </w:rPr>
        <w:t xml:space="preserve"> we can propose workshop or project in this area.</w:t>
      </w:r>
    </w:p>
    <w:p w14:paraId="13E01402" w14:textId="00E2A052" w:rsidR="00104A28" w:rsidDel="00E45D1C" w:rsidRDefault="00A45C30" w:rsidP="00E45D1C">
      <w:pPr>
        <w:pStyle w:val="Heading1"/>
        <w:ind w:left="0"/>
        <w:rPr>
          <w:del w:id="40" w:author="Adrian Tate" w:date="2024-02-22T16:35:00Z"/>
          <w:rFonts w:ascii="Arial" w:hAnsi="Arial" w:cs="Arial"/>
          <w:bCs w:val="0"/>
        </w:rPr>
        <w:pPrChange w:id="41" w:author="Adrian Tate" w:date="2024-02-22T16:35:00Z">
          <w:pPr>
            <w:pStyle w:val="Heading1"/>
          </w:pPr>
        </w:pPrChange>
      </w:pPr>
      <w:del w:id="42" w:author="Adrian Tate" w:date="2024-02-22T16:35:00Z">
        <w:r w:rsidDel="00E45D1C">
          <w:rPr>
            <w:rFonts w:ascii="Arial" w:hAnsi="Arial" w:cs="Arial"/>
            <w:bCs w:val="0"/>
          </w:rPr>
          <w:delText xml:space="preserve">First </w:delText>
        </w:r>
        <w:r w:rsidR="00750FD8" w:rsidDel="00E45D1C">
          <w:rPr>
            <w:rFonts w:ascii="Arial" w:hAnsi="Arial" w:cs="Arial"/>
            <w:bCs w:val="0"/>
          </w:rPr>
          <w:delText>Project</w:delText>
        </w:r>
        <w:r w:rsidR="00B30E6D" w:rsidDel="00E45D1C">
          <w:rPr>
            <w:rFonts w:ascii="Arial" w:hAnsi="Arial" w:cs="Arial"/>
            <w:bCs w:val="0"/>
          </w:rPr>
          <w:delText xml:space="preserve">, </w:delText>
        </w:r>
        <w:r w:rsidR="00354EDC" w:rsidDel="00E45D1C">
          <w:rPr>
            <w:rFonts w:ascii="Arial" w:hAnsi="Arial" w:cs="Arial"/>
            <w:bCs w:val="0"/>
          </w:rPr>
          <w:delText>Price and Commercials</w:delText>
        </w:r>
      </w:del>
    </w:p>
    <w:p w14:paraId="3CA0EA00" w14:textId="20F78899" w:rsidR="001F4C5E" w:rsidRPr="001F4C5E" w:rsidDel="00E45D1C" w:rsidRDefault="00097B57" w:rsidP="00E45D1C">
      <w:pPr>
        <w:rPr>
          <w:del w:id="43" w:author="Adrian Tate" w:date="2024-02-22T16:35:00Z"/>
          <w:lang w:val="en-US"/>
        </w:rPr>
        <w:pPrChange w:id="44" w:author="Adrian Tate" w:date="2024-02-22T16:35:00Z">
          <w:pPr/>
        </w:pPrChange>
      </w:pPr>
      <w:del w:id="45" w:author="Adrian Tate" w:date="2024-02-22T16:35:00Z">
        <w:r w:rsidRPr="3600D44B" w:rsidDel="00E45D1C">
          <w:rPr>
            <w:lang w:val="en-US"/>
          </w:rPr>
          <w:delText xml:space="preserve">As </w:delText>
        </w:r>
        <w:r w:rsidR="005802DB" w:rsidRPr="3600D44B" w:rsidDel="00E45D1C">
          <w:rPr>
            <w:lang w:val="en-US"/>
          </w:rPr>
          <w:delText xml:space="preserve">possible </w:delText>
        </w:r>
        <w:r w:rsidR="00B60B48" w:rsidRPr="3600D44B" w:rsidDel="00E45D1C">
          <w:rPr>
            <w:lang w:val="en-US"/>
          </w:rPr>
          <w:delText xml:space="preserve">activities 3.2 </w:delText>
        </w:r>
        <w:r w:rsidR="009F2717" w:rsidRPr="3600D44B" w:rsidDel="00E45D1C">
          <w:rPr>
            <w:lang w:val="en-US"/>
          </w:rPr>
          <w:delText>(Workloa</w:delText>
        </w:r>
        <w:r w:rsidR="003F214F" w:rsidRPr="3600D44B" w:rsidDel="00E45D1C">
          <w:rPr>
            <w:lang w:val="en-US"/>
          </w:rPr>
          <w:delText xml:space="preserve">d migration) </w:delText>
        </w:r>
        <w:r w:rsidR="00B60B48" w:rsidRPr="3600D44B" w:rsidDel="00E45D1C">
          <w:rPr>
            <w:lang w:val="en-US"/>
          </w:rPr>
          <w:delText xml:space="preserve">and 3.4 </w:delText>
        </w:r>
        <w:r w:rsidR="003F214F" w:rsidRPr="3600D44B" w:rsidDel="00E45D1C">
          <w:rPr>
            <w:lang w:val="en-US"/>
          </w:rPr>
          <w:delText xml:space="preserve">(Data workshop) </w:delText>
        </w:r>
        <w:r w:rsidR="00B60B48" w:rsidRPr="3600D44B" w:rsidDel="00E45D1C">
          <w:rPr>
            <w:lang w:val="en-US"/>
          </w:rPr>
          <w:delText>will rely on the outcomes of activity 3.1</w:delText>
        </w:r>
        <w:r w:rsidR="005802DB" w:rsidRPr="3600D44B" w:rsidDel="00E45D1C">
          <w:rPr>
            <w:lang w:val="en-US"/>
          </w:rPr>
          <w:delText xml:space="preserve"> (Cloud discovery workshops)</w:delText>
        </w:r>
        <w:r w:rsidR="00B60B48" w:rsidRPr="3600D44B" w:rsidDel="00E45D1C">
          <w:rPr>
            <w:lang w:val="en-US"/>
          </w:rPr>
          <w:delText xml:space="preserve">, we recommend </w:delText>
        </w:r>
        <w:r w:rsidR="77F8A9B5" w:rsidRPr="3600D44B" w:rsidDel="00E45D1C">
          <w:rPr>
            <w:lang w:val="en-US"/>
          </w:rPr>
          <w:delText>starting</w:delText>
        </w:r>
        <w:r w:rsidR="00B60B48" w:rsidRPr="3600D44B" w:rsidDel="00E45D1C">
          <w:rPr>
            <w:lang w:val="en-US"/>
          </w:rPr>
          <w:delText xml:space="preserve"> with this </w:delText>
        </w:r>
        <w:r w:rsidR="29838CB4" w:rsidRPr="3600D44B" w:rsidDel="00E45D1C">
          <w:rPr>
            <w:lang w:val="en-US"/>
          </w:rPr>
          <w:delText xml:space="preserve">last </w:delText>
        </w:r>
        <w:r w:rsidR="005D057D" w:rsidRPr="3600D44B" w:rsidDel="00E45D1C">
          <w:rPr>
            <w:lang w:val="en-US"/>
          </w:rPr>
          <w:delText>o</w:delText>
        </w:r>
        <w:r w:rsidR="005C32FD" w:rsidRPr="3600D44B" w:rsidDel="00E45D1C">
          <w:rPr>
            <w:lang w:val="en-US"/>
          </w:rPr>
          <w:delText>ne.</w:delText>
        </w:r>
      </w:del>
    </w:p>
    <w:p w14:paraId="20E03B24" w14:textId="4DE0AAA5" w:rsidR="0099176E" w:rsidDel="00E45D1C" w:rsidRDefault="005C32FD" w:rsidP="00E45D1C">
      <w:pPr>
        <w:rPr>
          <w:del w:id="46" w:author="Adrian Tate" w:date="2024-02-22T16:35:00Z"/>
          <w:rFonts w:eastAsia="Verdana" w:cs="Arial"/>
        </w:rPr>
        <w:pPrChange w:id="47" w:author="Adrian Tate" w:date="2024-02-22T16:35:00Z">
          <w:pPr/>
        </w:pPrChange>
      </w:pPr>
      <w:del w:id="48" w:author="Adrian Tate" w:date="2024-02-22T16:35:00Z">
        <w:r w:rsidRPr="6EB7021B" w:rsidDel="00E45D1C">
          <w:rPr>
            <w:rFonts w:eastAsia="Verdana" w:cs="Arial"/>
          </w:rPr>
          <w:delText xml:space="preserve">We anticipate that </w:delText>
        </w:r>
        <w:r w:rsidR="0099176E" w:rsidRPr="6EB7021B" w:rsidDel="00E45D1C">
          <w:rPr>
            <w:rFonts w:eastAsia="Verdana" w:cs="Arial"/>
          </w:rPr>
          <w:delText>activity 3.1</w:delText>
        </w:r>
        <w:r w:rsidRPr="6EB7021B" w:rsidDel="00E45D1C">
          <w:rPr>
            <w:rFonts w:eastAsia="Verdana" w:cs="Arial"/>
          </w:rPr>
          <w:delText xml:space="preserve"> will require a total of 15 man-days of work, including preparation, analysis of results and delivery. </w:delText>
        </w:r>
      </w:del>
      <w:del w:id="49" w:author="Adrian Tate" w:date="2024-02-22T16:30:00Z">
        <w:r w:rsidR="0057142D" w:rsidRPr="6EB7021B" w:rsidDel="00E45D1C">
          <w:rPr>
            <w:rFonts w:eastAsia="Verdana" w:cs="Arial"/>
          </w:rPr>
          <w:delText>Airbus</w:delText>
        </w:r>
      </w:del>
      <w:del w:id="50" w:author="Adrian Tate" w:date="2024-02-22T16:35:00Z">
        <w:r w:rsidR="0057142D" w:rsidRPr="6EB7021B" w:rsidDel="00E45D1C">
          <w:rPr>
            <w:rFonts w:eastAsia="Verdana" w:cs="Arial"/>
          </w:rPr>
          <w:delText xml:space="preserve"> hold a stock of five paid for consulting </w:delText>
        </w:r>
        <w:r w:rsidRPr="6EB7021B" w:rsidDel="00E45D1C">
          <w:rPr>
            <w:rFonts w:eastAsia="Verdana" w:cs="Arial"/>
          </w:rPr>
          <w:delText xml:space="preserve">days </w:delText>
        </w:r>
        <w:r w:rsidR="0057142D" w:rsidRPr="6EB7021B" w:rsidDel="00E45D1C">
          <w:rPr>
            <w:rFonts w:eastAsia="Verdana" w:cs="Arial"/>
          </w:rPr>
          <w:delText xml:space="preserve">that come from the global </w:delText>
        </w:r>
        <w:r w:rsidRPr="6EB7021B" w:rsidDel="00E45D1C">
          <w:rPr>
            <w:rFonts w:eastAsia="Verdana" w:cs="Arial"/>
          </w:rPr>
          <w:delText xml:space="preserve">license for the NAG Library at </w:delText>
        </w:r>
      </w:del>
      <w:del w:id="51" w:author="Adrian Tate" w:date="2024-02-22T16:30:00Z">
        <w:r w:rsidRPr="6EB7021B" w:rsidDel="00E45D1C">
          <w:rPr>
            <w:rFonts w:eastAsia="Verdana" w:cs="Arial"/>
          </w:rPr>
          <w:delText>Airbus</w:delText>
        </w:r>
      </w:del>
      <w:del w:id="52" w:author="Adrian Tate" w:date="2024-02-22T16:35:00Z">
        <w:r w:rsidRPr="6EB7021B" w:rsidDel="00E45D1C">
          <w:rPr>
            <w:rFonts w:eastAsia="Verdana" w:cs="Arial"/>
          </w:rPr>
          <w:delText xml:space="preserve"> Operations</w:delText>
        </w:r>
        <w:r w:rsidR="00681FAD" w:rsidRPr="6EB7021B" w:rsidDel="00E45D1C">
          <w:rPr>
            <w:rFonts w:eastAsia="Verdana" w:cs="Arial"/>
          </w:rPr>
          <w:delText xml:space="preserve">. If these are assigned to this first project a procurement of a further </w:delText>
        </w:r>
        <w:r w:rsidRPr="6EB7021B" w:rsidDel="00E45D1C">
          <w:rPr>
            <w:rFonts w:eastAsia="Verdana" w:cs="Arial"/>
          </w:rPr>
          <w:delText xml:space="preserve">10 days </w:delText>
        </w:r>
        <w:r w:rsidR="00681FAD" w:rsidRPr="6EB7021B" w:rsidDel="00E45D1C">
          <w:rPr>
            <w:rFonts w:eastAsia="Verdana" w:cs="Arial"/>
          </w:rPr>
          <w:delText xml:space="preserve">would be required </w:delText>
        </w:r>
        <w:r w:rsidRPr="6EB7021B" w:rsidDel="00E45D1C">
          <w:rPr>
            <w:rFonts w:eastAsia="Verdana" w:cs="Arial"/>
          </w:rPr>
          <w:delText xml:space="preserve">at </w:delText>
        </w:r>
        <w:r w:rsidR="0099176E" w:rsidRPr="6EB7021B" w:rsidDel="00E45D1C">
          <w:rPr>
            <w:rFonts w:eastAsia="Verdana" w:cs="Arial"/>
          </w:rPr>
          <w:delText>a total price of £16,</w:delText>
        </w:r>
        <w:r w:rsidR="5AAD4FCC" w:rsidRPr="6EB7021B" w:rsidDel="00E45D1C">
          <w:rPr>
            <w:rFonts w:eastAsia="Verdana" w:cs="Arial"/>
          </w:rPr>
          <w:delText>4</w:delText>
        </w:r>
        <w:r w:rsidR="0099176E" w:rsidRPr="6EB7021B" w:rsidDel="00E45D1C">
          <w:rPr>
            <w:rFonts w:eastAsia="Verdana" w:cs="Arial"/>
          </w:rPr>
          <w:delText>00</w:delText>
        </w:r>
        <w:r w:rsidRPr="6EB7021B" w:rsidDel="00E45D1C">
          <w:rPr>
            <w:rFonts w:eastAsia="Verdana" w:cs="Arial"/>
          </w:rPr>
          <w:delText>.</w:delText>
        </w:r>
      </w:del>
    </w:p>
    <w:p w14:paraId="1EAD7894" w14:textId="26270283" w:rsidR="00BA72CD" w:rsidRPr="00777C12" w:rsidDel="00E45D1C" w:rsidRDefault="00750FD8" w:rsidP="00E45D1C">
      <w:pPr>
        <w:pStyle w:val="ListParagraph"/>
        <w:numPr>
          <w:ilvl w:val="0"/>
          <w:numId w:val="34"/>
        </w:numPr>
        <w:ind w:left="0"/>
        <w:rPr>
          <w:del w:id="53" w:author="Adrian Tate" w:date="2024-02-22T16:35:00Z"/>
          <w:rFonts w:eastAsia="Verdana" w:cs="Arial"/>
          <w:lang w:val="en-US"/>
        </w:rPr>
        <w:pPrChange w:id="54" w:author="Adrian Tate" w:date="2024-02-22T16:35:00Z">
          <w:pPr>
            <w:pStyle w:val="ListParagraph"/>
            <w:numPr>
              <w:numId w:val="34"/>
            </w:numPr>
            <w:ind w:left="1080" w:hanging="720"/>
          </w:pPr>
        </w:pPrChange>
      </w:pPr>
      <w:del w:id="55" w:author="Adrian Tate" w:date="2024-02-22T16:35:00Z">
        <w:r w:rsidRPr="6EB7021B" w:rsidDel="00E45D1C">
          <w:rPr>
            <w:rFonts w:eastAsia="Verdana" w:cs="Arial"/>
            <w:lang w:val="en-US"/>
          </w:rPr>
          <w:delText>Starting</w:delText>
        </w:r>
        <w:r w:rsidR="001A6FC1" w:rsidRPr="6EB7021B" w:rsidDel="00E45D1C">
          <w:rPr>
            <w:rFonts w:eastAsia="Verdana" w:cs="Arial"/>
            <w:lang w:val="en-US"/>
          </w:rPr>
          <w:delText xml:space="preserve"> date of the project to be discussed</w:delText>
        </w:r>
        <w:r w:rsidR="00C07299" w:rsidRPr="6EB7021B" w:rsidDel="00E45D1C">
          <w:rPr>
            <w:rFonts w:eastAsia="Verdana" w:cs="Arial"/>
          </w:rPr>
          <w:delText xml:space="preserve">, </w:delText>
        </w:r>
        <w:r w:rsidR="009663C5" w:rsidRPr="6EB7021B" w:rsidDel="00E45D1C">
          <w:rPr>
            <w:rFonts w:eastAsia="Verdana" w:cs="Arial"/>
            <w:lang w:val="en-US"/>
          </w:rPr>
          <w:delText xml:space="preserve">as it is </w:delText>
        </w:r>
        <w:r w:rsidR="00C07299" w:rsidRPr="6EB7021B" w:rsidDel="00E45D1C">
          <w:rPr>
            <w:rFonts w:eastAsia="Verdana" w:cs="Arial"/>
          </w:rPr>
          <w:delText xml:space="preserve">subject to appropriate contract and </w:delText>
        </w:r>
        <w:r w:rsidR="73895C4F" w:rsidRPr="6EB7021B" w:rsidDel="00E45D1C">
          <w:rPr>
            <w:rFonts w:eastAsia="Verdana" w:cs="Arial"/>
          </w:rPr>
          <w:delText>purchase order</w:delText>
        </w:r>
        <w:r w:rsidR="00C07299" w:rsidRPr="6EB7021B" w:rsidDel="00E45D1C">
          <w:rPr>
            <w:rFonts w:eastAsia="Verdana" w:cs="Arial"/>
          </w:rPr>
          <w:delText xml:space="preserve"> being in place</w:delText>
        </w:r>
      </w:del>
    </w:p>
    <w:p w14:paraId="52CF4A2D" w14:textId="29D85EF2" w:rsidR="7B5D5224" w:rsidDel="00E45D1C" w:rsidRDefault="7B5D5224" w:rsidP="00E45D1C">
      <w:pPr>
        <w:pStyle w:val="ListParagraph"/>
        <w:numPr>
          <w:ilvl w:val="0"/>
          <w:numId w:val="34"/>
        </w:numPr>
        <w:ind w:left="0"/>
        <w:rPr>
          <w:del w:id="56" w:author="Adrian Tate" w:date="2024-02-22T16:35:00Z"/>
          <w:rFonts w:ascii="Segoe UI" w:eastAsia="Segoe UI" w:hAnsi="Segoe UI" w:cs="Segoe UI"/>
          <w:color w:val="333333"/>
          <w:sz w:val="18"/>
          <w:szCs w:val="18"/>
          <w:lang w:val="en-GB"/>
        </w:rPr>
        <w:pPrChange w:id="57" w:author="Adrian Tate" w:date="2024-02-22T16:35:00Z">
          <w:pPr>
            <w:pStyle w:val="ListParagraph"/>
            <w:numPr>
              <w:numId w:val="34"/>
            </w:numPr>
            <w:ind w:left="1080" w:hanging="720"/>
          </w:pPr>
        </w:pPrChange>
      </w:pPr>
      <w:del w:id="58" w:author="Adrian Tate" w:date="2024-02-22T16:35:00Z">
        <w:r w:rsidRPr="6EB7021B" w:rsidDel="00E45D1C">
          <w:rPr>
            <w:rFonts w:eastAsia="Arial" w:cs="Arial"/>
            <w:color w:val="333333"/>
            <w:lang w:val="en-GB"/>
          </w:rPr>
          <w:delText>It is anticipated that one of the NAG experts assigned to the project will part</w:delText>
        </w:r>
        <w:r w:rsidR="3A023756" w:rsidRPr="6EB7021B" w:rsidDel="00E45D1C">
          <w:rPr>
            <w:rFonts w:eastAsia="Arial" w:cs="Arial"/>
            <w:color w:val="333333"/>
            <w:lang w:val="en-GB"/>
          </w:rPr>
          <w:delText>i</w:delText>
        </w:r>
        <w:r w:rsidRPr="6EB7021B" w:rsidDel="00E45D1C">
          <w:rPr>
            <w:rFonts w:eastAsia="Arial" w:cs="Arial"/>
            <w:color w:val="333333"/>
            <w:lang w:val="en-GB"/>
          </w:rPr>
          <w:delText xml:space="preserve">cipate to Workshop 1 onsite at </w:delText>
        </w:r>
      </w:del>
      <w:del w:id="59" w:author="Adrian Tate" w:date="2024-02-22T16:30:00Z">
        <w:r w:rsidRPr="6EB7021B" w:rsidDel="00E45D1C">
          <w:rPr>
            <w:rFonts w:eastAsia="Arial" w:cs="Arial"/>
            <w:color w:val="333333"/>
            <w:lang w:val="en-GB"/>
          </w:rPr>
          <w:delText>Airbus</w:delText>
        </w:r>
      </w:del>
      <w:del w:id="60" w:author="Adrian Tate" w:date="2024-02-22T16:35:00Z">
        <w:r w:rsidRPr="6EB7021B" w:rsidDel="00E45D1C">
          <w:rPr>
            <w:rFonts w:eastAsia="Arial" w:cs="Arial"/>
            <w:color w:val="333333"/>
            <w:lang w:val="en-GB"/>
          </w:rPr>
          <w:delText xml:space="preserve"> in Hamburg, and that all other work will be done remot</w:delText>
        </w:r>
        <w:r w:rsidR="3D3A2A24" w:rsidRPr="6EB7021B" w:rsidDel="00E45D1C">
          <w:rPr>
            <w:rFonts w:eastAsia="Arial" w:cs="Arial"/>
            <w:color w:val="333333"/>
            <w:lang w:val="en-GB"/>
          </w:rPr>
          <w:delText>e</w:delText>
        </w:r>
        <w:r w:rsidRPr="6EB7021B" w:rsidDel="00E45D1C">
          <w:rPr>
            <w:rFonts w:eastAsia="Arial" w:cs="Arial"/>
            <w:color w:val="333333"/>
            <w:lang w:val="en-GB"/>
          </w:rPr>
          <w:delText>ly</w:delText>
        </w:r>
      </w:del>
    </w:p>
    <w:p w14:paraId="1827625A" w14:textId="0668096D" w:rsidR="00245D9F" w:rsidRPr="00777C12" w:rsidDel="00E45D1C" w:rsidRDefault="00777C12" w:rsidP="00E45D1C">
      <w:pPr>
        <w:pStyle w:val="ListParagraph"/>
        <w:numPr>
          <w:ilvl w:val="0"/>
          <w:numId w:val="34"/>
        </w:numPr>
        <w:ind w:left="0"/>
        <w:rPr>
          <w:del w:id="61" w:author="Adrian Tate" w:date="2024-02-22T16:35:00Z"/>
          <w:rFonts w:eastAsia="Verdana" w:cs="Arial"/>
        </w:rPr>
        <w:pPrChange w:id="62" w:author="Adrian Tate" w:date="2024-02-22T16:35:00Z">
          <w:pPr>
            <w:pStyle w:val="ListParagraph"/>
            <w:numPr>
              <w:numId w:val="34"/>
            </w:numPr>
            <w:ind w:left="1080" w:hanging="720"/>
          </w:pPr>
        </w:pPrChange>
      </w:pPr>
      <w:del w:id="63" w:author="Adrian Tate" w:date="2024-02-22T16:35:00Z">
        <w:r w:rsidRPr="03BF799E" w:rsidDel="00E45D1C">
          <w:rPr>
            <w:rFonts w:eastAsia="Verdana" w:cs="Arial"/>
          </w:rPr>
          <w:delText>P</w:delText>
        </w:r>
        <w:commentRangeStart w:id="64"/>
        <w:commentRangeStart w:id="65"/>
        <w:r w:rsidRPr="03BF799E" w:rsidDel="00E45D1C">
          <w:rPr>
            <w:rFonts w:eastAsia="Verdana" w:cs="Arial"/>
          </w:rPr>
          <w:delText>ayment terms 30 days</w:delText>
        </w:r>
        <w:r w:rsidR="005C32FD" w:rsidRPr="03BF799E" w:rsidDel="00E45D1C">
          <w:rPr>
            <w:rFonts w:eastAsia="Verdana" w:cs="Arial"/>
          </w:rPr>
          <w:delText xml:space="preserve"> </w:delText>
        </w:r>
      </w:del>
    </w:p>
    <w:p w14:paraId="386BCE7C" w14:textId="404F11E0" w:rsidR="00104A28" w:rsidRPr="00777C12" w:rsidDel="00E45D1C" w:rsidRDefault="00453EC3" w:rsidP="00E45D1C">
      <w:pPr>
        <w:pStyle w:val="ListParagraph"/>
        <w:numPr>
          <w:ilvl w:val="0"/>
          <w:numId w:val="34"/>
        </w:numPr>
        <w:ind w:left="0"/>
        <w:rPr>
          <w:del w:id="66" w:author="Adrian Tate" w:date="2024-02-22T16:35:00Z"/>
          <w:rFonts w:cs="Arial"/>
        </w:rPr>
        <w:pPrChange w:id="67" w:author="Adrian Tate" w:date="2024-02-22T16:35:00Z">
          <w:pPr>
            <w:pStyle w:val="ListParagraph"/>
            <w:numPr>
              <w:numId w:val="34"/>
            </w:numPr>
            <w:ind w:left="1080" w:hanging="720"/>
          </w:pPr>
        </w:pPrChange>
      </w:pPr>
      <w:del w:id="68" w:author="Adrian Tate" w:date="2024-02-22T16:35:00Z">
        <w:r w:rsidRPr="00777C12" w:rsidDel="00E45D1C">
          <w:rPr>
            <w:rFonts w:cs="Arial"/>
          </w:rPr>
          <w:delText xml:space="preserve">The prices quoted are valid for 30 days, exclude taxes and are subject to NAG's Consultancy Terms and Conditions: </w:delText>
        </w:r>
        <w:bookmarkStart w:id="69" w:name="_Hlk129785014"/>
        <w:r w:rsidRPr="00777C12" w:rsidDel="00E45D1C">
          <w:rPr>
            <w:rFonts w:cs="Arial"/>
          </w:rPr>
          <w:fldChar w:fldCharType="begin"/>
        </w:r>
        <w:r w:rsidRPr="00777C12" w:rsidDel="00E45D1C">
          <w:rPr>
            <w:rFonts w:cs="Arial"/>
          </w:rPr>
          <w:delInstrText xml:space="preserve"> HYPERLINK "https://www.nag.com/content/nag-terms-conditions" </w:delInstrText>
        </w:r>
        <w:r w:rsidRPr="00777C12" w:rsidDel="00E45D1C">
          <w:rPr>
            <w:rFonts w:cs="Arial"/>
          </w:rPr>
        </w:r>
        <w:r w:rsidRPr="00777C12" w:rsidDel="00E45D1C">
          <w:rPr>
            <w:rFonts w:cs="Arial"/>
          </w:rPr>
          <w:fldChar w:fldCharType="separate"/>
        </w:r>
        <w:r w:rsidRPr="00777C12" w:rsidDel="00E45D1C">
          <w:rPr>
            <w:rStyle w:val="Hyperlink"/>
            <w:rFonts w:cs="Arial"/>
          </w:rPr>
          <w:delText>https://www.nag.com/content/nag-terms-conditions</w:delText>
        </w:r>
        <w:r w:rsidRPr="00777C12" w:rsidDel="00E45D1C">
          <w:rPr>
            <w:rFonts w:cs="Arial"/>
          </w:rPr>
          <w:fldChar w:fldCharType="end"/>
        </w:r>
        <w:bookmarkEnd w:id="69"/>
        <w:r w:rsidRPr="00777C12" w:rsidDel="00E45D1C">
          <w:rPr>
            <w:rFonts w:cs="Arial"/>
          </w:rPr>
          <w:delText>. Please note that these Terms and Conditions are subject to change without notice.  Details of revisions are also available from </w:delText>
        </w:r>
        <w:r w:rsidR="00000000" w:rsidDel="00E45D1C">
          <w:fldChar w:fldCharType="begin"/>
        </w:r>
        <w:r w:rsidR="00000000" w:rsidDel="00E45D1C">
          <w:delInstrText>HYPERLINK "https://www.nag.com/content/nag-terms-conditions"</w:delInstrText>
        </w:r>
        <w:r w:rsidR="00000000" w:rsidDel="00E45D1C">
          <w:fldChar w:fldCharType="separate"/>
        </w:r>
        <w:r w:rsidR="00092EB1" w:rsidRPr="00777C12" w:rsidDel="00E45D1C">
          <w:rPr>
            <w:rStyle w:val="Hyperlink"/>
            <w:rFonts w:cs="Arial"/>
          </w:rPr>
          <w:delText>https://www.nag.com/content/nag-terms-conditions</w:delText>
        </w:r>
        <w:r w:rsidR="00000000" w:rsidDel="00E45D1C">
          <w:rPr>
            <w:rStyle w:val="Hyperlink"/>
            <w:rFonts w:cs="Arial"/>
          </w:rPr>
          <w:fldChar w:fldCharType="end"/>
        </w:r>
        <w:r w:rsidRPr="00777C12" w:rsidDel="00E45D1C">
          <w:rPr>
            <w:rFonts w:cs="Arial"/>
          </w:rPr>
          <w:delText>. E&amp;OE</w:delText>
        </w:r>
      </w:del>
    </w:p>
    <w:p w14:paraId="02C4CDD3" w14:textId="0949255C" w:rsidR="00092EB1" w:rsidRPr="00777C12" w:rsidDel="00E45D1C" w:rsidRDefault="00D03E24" w:rsidP="00E45D1C">
      <w:pPr>
        <w:pStyle w:val="ListParagraph"/>
        <w:numPr>
          <w:ilvl w:val="0"/>
          <w:numId w:val="34"/>
        </w:numPr>
        <w:ind w:left="0"/>
        <w:rPr>
          <w:del w:id="70" w:author="Adrian Tate" w:date="2024-02-22T16:35:00Z"/>
          <w:rFonts w:cs="Arial"/>
        </w:rPr>
        <w:pPrChange w:id="71" w:author="Adrian Tate" w:date="2024-02-22T16:35:00Z">
          <w:pPr>
            <w:pStyle w:val="ListParagraph"/>
            <w:numPr>
              <w:numId w:val="34"/>
            </w:numPr>
            <w:ind w:left="1080" w:hanging="720"/>
          </w:pPr>
        </w:pPrChange>
      </w:pPr>
      <w:del w:id="72" w:author="Adrian Tate" w:date="2024-02-22T16:35:00Z">
        <w:r w:rsidRPr="03BF799E" w:rsidDel="00E45D1C">
          <w:rPr>
            <w:rFonts w:cs="Arial"/>
          </w:rPr>
          <w:delText>The prices quoted are based on the client purchasing under standard NAG terms and conditions. These terms have been written to be fair and reasonable for both NAG and our customers. As a SME (Small to Medium Enterprise) with no in-house legal team, if any changes to these terms are required this will result in NAG having to engage external professionals for advice and consequently an increase in the quoted fees is likely to be applied</w:delText>
        </w:r>
        <w:commentRangeEnd w:id="64"/>
        <w:r w:rsidDel="00E45D1C">
          <w:rPr>
            <w:rStyle w:val="CommentReference"/>
          </w:rPr>
          <w:commentReference w:id="64"/>
        </w:r>
        <w:commentRangeEnd w:id="65"/>
        <w:r w:rsidDel="00E45D1C">
          <w:rPr>
            <w:rStyle w:val="CommentReference"/>
          </w:rPr>
          <w:commentReference w:id="65"/>
        </w:r>
      </w:del>
    </w:p>
    <w:p w14:paraId="7C067C22" w14:textId="4746749E" w:rsidR="00941800" w:rsidRPr="004B7C7F" w:rsidDel="00E45D1C" w:rsidRDefault="00941800" w:rsidP="00E45D1C">
      <w:pPr>
        <w:pStyle w:val="Heading1"/>
        <w:ind w:left="0"/>
        <w:rPr>
          <w:del w:id="75" w:author="Adrian Tate" w:date="2024-02-22T16:35:00Z"/>
          <w:rFonts w:ascii="Arial" w:hAnsi="Arial" w:cs="Arial"/>
          <w:bCs w:val="0"/>
        </w:rPr>
        <w:pPrChange w:id="76" w:author="Adrian Tate" w:date="2024-02-22T16:35:00Z">
          <w:pPr>
            <w:pStyle w:val="Heading1"/>
          </w:pPr>
        </w:pPrChange>
      </w:pPr>
      <w:del w:id="77" w:author="Adrian Tate" w:date="2024-02-22T16:35:00Z">
        <w:r w:rsidRPr="004B7C7F" w:rsidDel="00E45D1C">
          <w:rPr>
            <w:rFonts w:ascii="Arial" w:hAnsi="Arial" w:cs="Arial"/>
            <w:bCs w:val="0"/>
          </w:rPr>
          <w:delText>Contact</w:delText>
        </w:r>
      </w:del>
    </w:p>
    <w:p w14:paraId="1FD50C94" w14:textId="37ECF1F3" w:rsidR="00941800" w:rsidRPr="004B7C7F" w:rsidDel="00E45D1C" w:rsidRDefault="00941800" w:rsidP="00E45D1C">
      <w:pPr>
        <w:rPr>
          <w:del w:id="78" w:author="Adrian Tate" w:date="2024-02-22T16:35:00Z"/>
          <w:rFonts w:cs="Arial"/>
        </w:rPr>
        <w:pPrChange w:id="79" w:author="Adrian Tate" w:date="2024-02-22T16:35:00Z">
          <w:pPr/>
        </w:pPrChange>
      </w:pPr>
      <w:del w:id="80" w:author="Adrian Tate" w:date="2024-02-22T16:35:00Z">
        <w:r w:rsidRPr="004B7C7F" w:rsidDel="00E45D1C">
          <w:rPr>
            <w:rFonts w:cs="Arial"/>
          </w:rPr>
          <w:delText xml:space="preserve">The NAG contact for this proposal </w:delText>
        </w:r>
        <w:r w:rsidR="00A77967" w:rsidDel="00E45D1C">
          <w:rPr>
            <w:rFonts w:cs="Arial"/>
          </w:rPr>
          <w:delText>is</w:delText>
        </w:r>
        <w:r w:rsidRPr="004B7C7F" w:rsidDel="00E45D1C">
          <w:rPr>
            <w:rFonts w:cs="Arial"/>
          </w:rPr>
          <w:delText>:</w:delText>
        </w:r>
      </w:del>
    </w:p>
    <w:p w14:paraId="0679EFAD" w14:textId="5FD17989" w:rsidR="00AB5A2F" w:rsidRPr="00110D7B" w:rsidDel="00E45D1C" w:rsidRDefault="00110D7B" w:rsidP="00E45D1C">
      <w:pPr>
        <w:rPr>
          <w:del w:id="81" w:author="Adrian Tate" w:date="2024-02-22T16:35:00Z"/>
          <w:rFonts w:cs="Arial"/>
          <w:b/>
          <w:bCs/>
          <w:lang w:val="fr-FR"/>
        </w:rPr>
        <w:pPrChange w:id="82" w:author="Adrian Tate" w:date="2024-02-22T16:35:00Z">
          <w:pPr>
            <w:ind w:left="720"/>
          </w:pPr>
        </w:pPrChange>
      </w:pPr>
      <w:del w:id="83" w:author="Adrian Tate" w:date="2024-02-22T16:35:00Z">
        <w:r w:rsidRPr="00110D7B" w:rsidDel="00E45D1C">
          <w:rPr>
            <w:rFonts w:cs="Arial"/>
            <w:b/>
            <w:bCs/>
            <w:lang w:val="fr-FR"/>
          </w:rPr>
          <w:delText>François C</w:delText>
        </w:r>
        <w:r w:rsidDel="00E45D1C">
          <w:rPr>
            <w:rFonts w:cs="Arial"/>
            <w:b/>
            <w:bCs/>
            <w:lang w:val="fr-FR"/>
          </w:rPr>
          <w:delText>assier</w:delText>
        </w:r>
      </w:del>
    </w:p>
    <w:p w14:paraId="0EEC7533" w14:textId="176B42D3" w:rsidR="00AB5A2F" w:rsidRPr="00110D7B" w:rsidDel="00E45D1C" w:rsidRDefault="00110D7B" w:rsidP="00E45D1C">
      <w:pPr>
        <w:rPr>
          <w:del w:id="84" w:author="Adrian Tate" w:date="2024-02-22T16:35:00Z"/>
          <w:rFonts w:cs="Arial"/>
          <w:b/>
          <w:bCs/>
          <w:lang w:val="fr-FR"/>
        </w:rPr>
        <w:pPrChange w:id="85" w:author="Adrian Tate" w:date="2024-02-22T16:35:00Z">
          <w:pPr>
            <w:ind w:left="720"/>
          </w:pPr>
        </w:pPrChange>
      </w:pPr>
      <w:del w:id="86" w:author="Adrian Tate" w:date="2024-02-22T16:35:00Z">
        <w:r w:rsidDel="00E45D1C">
          <w:rPr>
            <w:rFonts w:cs="Arial"/>
            <w:b/>
            <w:bCs/>
            <w:lang w:val="fr-FR"/>
          </w:rPr>
          <w:delText>Account Manager</w:delText>
        </w:r>
      </w:del>
    </w:p>
    <w:p w14:paraId="2058E598" w14:textId="6A1F11A5" w:rsidR="00AB5A2F" w:rsidRPr="00110D7B" w:rsidDel="00E45D1C" w:rsidRDefault="00000000" w:rsidP="00E45D1C">
      <w:pPr>
        <w:rPr>
          <w:del w:id="87" w:author="Adrian Tate" w:date="2024-02-22T16:35:00Z"/>
          <w:rFonts w:cs="Arial"/>
          <w:lang w:val="fr-FR"/>
        </w:rPr>
        <w:pPrChange w:id="88" w:author="Adrian Tate" w:date="2024-02-22T16:35:00Z">
          <w:pPr>
            <w:ind w:left="720"/>
          </w:pPr>
        </w:pPrChange>
      </w:pPr>
      <w:del w:id="89" w:author="Adrian Tate" w:date="2024-02-22T16:35:00Z">
        <w:r w:rsidDel="00E45D1C">
          <w:fldChar w:fldCharType="begin"/>
        </w:r>
        <w:r w:rsidDel="00E45D1C">
          <w:delInstrText>HYPERLINK "mailto:francois.cassier@nag.com"</w:delInstrText>
        </w:r>
        <w:r w:rsidDel="00E45D1C">
          <w:fldChar w:fldCharType="separate"/>
        </w:r>
        <w:r w:rsidR="00D76BF6" w:rsidRPr="00C032BE" w:rsidDel="00E45D1C">
          <w:rPr>
            <w:rStyle w:val="Hyperlink"/>
            <w:lang w:val="fr-FR"/>
          </w:rPr>
          <w:delText>francois.cassier@nag.com</w:delText>
        </w:r>
        <w:r w:rsidDel="00E45D1C">
          <w:rPr>
            <w:rStyle w:val="Hyperlink"/>
            <w:lang w:val="fr-FR"/>
          </w:rPr>
          <w:fldChar w:fldCharType="end"/>
        </w:r>
      </w:del>
    </w:p>
    <w:p w14:paraId="2267E2F1" w14:textId="77777777" w:rsidR="00AB5A2F" w:rsidRPr="00110D7B" w:rsidRDefault="00AB5A2F" w:rsidP="00E45D1C">
      <w:pPr>
        <w:rPr>
          <w:rFonts w:cs="Arial"/>
          <w:b/>
          <w:bCs/>
          <w:lang w:val="fr-FR"/>
        </w:rPr>
        <w:pPrChange w:id="90" w:author="Adrian Tate" w:date="2024-02-22T16:35:00Z">
          <w:pPr>
            <w:ind w:left="720"/>
          </w:pPr>
        </w:pPrChange>
      </w:pPr>
    </w:p>
    <w:p w14:paraId="1208BCDE" w14:textId="7677CA0E" w:rsidR="00B74E5F" w:rsidRPr="00110D7B" w:rsidRDefault="00B74E5F" w:rsidP="00941800">
      <w:pPr>
        <w:rPr>
          <w:rFonts w:cs="Arial"/>
          <w:color w:val="162A63" w:themeColor="text2"/>
          <w:sz w:val="20"/>
          <w:lang w:val="fr-FR"/>
        </w:rPr>
      </w:pPr>
    </w:p>
    <w:sectPr w:rsidR="00B74E5F" w:rsidRPr="00110D7B" w:rsidSect="00CE7D06">
      <w:headerReference w:type="even" r:id="rId15"/>
      <w:headerReference w:type="default" r:id="rId16"/>
      <w:footerReference w:type="even" r:id="rId17"/>
      <w:footerReference w:type="default" r:id="rId18"/>
      <w:headerReference w:type="first" r:id="rId19"/>
      <w:footerReference w:type="first" r:id="rId20"/>
      <w:pgSz w:w="12242" w:h="15842" w:code="1"/>
      <w:pgMar w:top="1701" w:right="1134" w:bottom="1418" w:left="1134" w:header="851" w:footer="85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4" w:author="John Holden" w:date="2023-03-16T11:17:00Z" w:initials="JH">
    <w:p w14:paraId="1285E3B3" w14:textId="0AE6B3C9" w:rsidR="00120CED" w:rsidRDefault="00120CED" w:rsidP="00C45CE3">
      <w:pPr>
        <w:pStyle w:val="CommentText"/>
      </w:pPr>
      <w:r>
        <w:rPr>
          <w:rStyle w:val="CommentReference"/>
        </w:rPr>
        <w:annotationRef/>
      </w:r>
      <w:r>
        <w:fldChar w:fldCharType="begin"/>
      </w:r>
      <w:r>
        <w:instrText xml:space="preserve"> HYPERLINK "mailto:francois.cassier@nag.com" </w:instrText>
      </w:r>
      <w:bookmarkStart w:id="73" w:name="_@_52352A9BDC59456D9E3988672D6945BDZ"/>
      <w:r>
        <w:fldChar w:fldCharType="separate"/>
      </w:r>
      <w:bookmarkEnd w:id="73"/>
      <w:r w:rsidRPr="00120CED">
        <w:rPr>
          <w:rStyle w:val="Mention"/>
          <w:noProof/>
        </w:rPr>
        <w:t>@Francois Cassier</w:t>
      </w:r>
      <w:r>
        <w:fldChar w:fldCharType="end"/>
      </w:r>
      <w:r>
        <w:t xml:space="preserve">  there is no mention re: whether the work shop is remote or in person. If in person travel and subsistence charges apply and will be passed on at cost with receipts provided.</w:t>
      </w:r>
    </w:p>
  </w:comment>
  <w:comment w:id="65" w:author="Francois Cassier" w:date="2023-03-16T13:01:00Z" w:initials="FC">
    <w:p w14:paraId="14F4DB25" w14:textId="7806FE5B" w:rsidR="297EBF0E" w:rsidRDefault="297EBF0E" w:rsidP="03BF799E">
      <w:pPr>
        <w:pStyle w:val="CommentText"/>
      </w:pPr>
      <w:r>
        <w:fldChar w:fldCharType="begin"/>
      </w:r>
      <w:r>
        <w:instrText xml:space="preserve"> HYPERLINK "mailto:john.holden@nag.co.uk"</w:instrText>
      </w:r>
      <w:bookmarkStart w:id="74" w:name="_@_20D7E47998B34FDC9E0D069701AF29D2Z"/>
      <w:r>
        <w:fldChar w:fldCharType="separate"/>
      </w:r>
      <w:bookmarkEnd w:id="74"/>
      <w:r w:rsidR="03BF799E" w:rsidRPr="03BF799E">
        <w:rPr>
          <w:rStyle w:val="Mention"/>
          <w:noProof/>
        </w:rPr>
        <w:t>@John Holden</w:t>
      </w:r>
      <w:r>
        <w:fldChar w:fldCharType="end"/>
      </w:r>
      <w:r w:rsidR="03BF799E">
        <w:t>. Done. See also minimal impact on the price (with 1 day at £2000 instead of £1600</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85E3B3" w15:done="0"/>
  <w15:commentEx w15:paraId="14F4DB25" w15:paraIdParent="1285E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BD793D" w16cex:dateUtc="2023-03-16T11:17:00Z"/>
  <w16cex:commentExtensible w16cex:durableId="3C5EC560" w16cex:dateUtc="2023-03-16T1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85E3B3" w16cid:durableId="27BD793D"/>
  <w16cid:commentId w16cid:paraId="14F4DB25" w16cid:durableId="3C5EC5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0C989" w14:textId="77777777" w:rsidR="00CE7D06" w:rsidRDefault="00CE7D06">
      <w:pPr>
        <w:spacing w:after="0"/>
      </w:pPr>
      <w:r>
        <w:separator/>
      </w:r>
    </w:p>
  </w:endnote>
  <w:endnote w:type="continuationSeparator" w:id="0">
    <w:p w14:paraId="441419F3" w14:textId="77777777" w:rsidR="00CE7D06" w:rsidRDefault="00CE7D06">
      <w:pPr>
        <w:spacing w:after="0"/>
      </w:pPr>
      <w:r>
        <w:continuationSeparator/>
      </w:r>
    </w:p>
  </w:endnote>
  <w:endnote w:type="continuationNotice" w:id="1">
    <w:p w14:paraId="3EC71480" w14:textId="77777777" w:rsidR="00CE7D06" w:rsidRDefault="00CE7D0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CBA3B" w14:textId="65C8FBEA" w:rsidR="00CE0223" w:rsidRPr="00E45FB2" w:rsidRDefault="00CE0223" w:rsidP="00E87763">
    <w:pPr>
      <w:pStyle w:val="Footer"/>
      <w:tabs>
        <w:tab w:val="clear" w:pos="4513"/>
        <w:tab w:val="clear" w:pos="9026"/>
        <w:tab w:val="left" w:pos="3168"/>
        <w:tab w:val="center" w:pos="4962"/>
        <w:tab w:val="right" w:pos="9923"/>
      </w:tabs>
      <w:rPr>
        <w:rFonts w:asciiTheme="minorHAnsi" w:hAnsiTheme="minorHAnsi" w:cstheme="minorHAnsi"/>
        <w:color w:val="162A63" w:themeColor="text2"/>
        <w:sz w:val="20"/>
        <w:szCs w:val="16"/>
        <w:lang w:val="en-GB"/>
      </w:rPr>
    </w:pPr>
    <w:r w:rsidRPr="00E45FB2">
      <w:rPr>
        <w:rFonts w:asciiTheme="minorHAnsi" w:hAnsiTheme="minorHAnsi" w:cstheme="minorHAnsi"/>
        <w:noProof/>
        <w:color w:val="162A63" w:themeColor="text2"/>
        <w:sz w:val="20"/>
        <w:szCs w:val="16"/>
        <w:lang w:val="en-GB" w:eastAsia="en-GB"/>
      </w:rPr>
      <mc:AlternateContent>
        <mc:Choice Requires="wps">
          <w:drawing>
            <wp:anchor distT="0" distB="0" distL="114300" distR="114300" simplePos="0" relativeHeight="251658242" behindDoc="0" locked="0" layoutInCell="1" allowOverlap="1" wp14:anchorId="47D21E51" wp14:editId="62E1EBBB">
              <wp:simplePos x="0" y="0"/>
              <wp:positionH relativeFrom="page">
                <wp:posOffset>0</wp:posOffset>
              </wp:positionH>
              <wp:positionV relativeFrom="page">
                <wp:posOffset>9253220</wp:posOffset>
              </wp:positionV>
              <wp:extent cx="7776845" cy="0"/>
              <wp:effectExtent l="0" t="19050" r="33655" b="19050"/>
              <wp:wrapNone/>
              <wp:docPr id="2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6845" cy="0"/>
                      </a:xfrm>
                      <a:prstGeom prst="straightConnector1">
                        <a:avLst/>
                      </a:prstGeom>
                      <a:noFill/>
                      <a:ln w="38100">
                        <a:solidFill>
                          <a:schemeClr val="accent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C690E23">
            <v:shapetype id="_x0000_t32" coordsize="21600,21600" o:oned="t" filled="f" o:spt="32" path="m,l21600,21600e" w14:anchorId="52D252A8">
              <v:path fillok="f" arrowok="t" o:connecttype="none"/>
              <o:lock v:ext="edit" shapetype="t"/>
            </v:shapetype>
            <v:shape id="AutoShape 1" style="position:absolute;margin-left:0;margin-top:728.6pt;width:612.35pt;height:0;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f60 [3205]"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">
              <w10:wrap anchorx="page" anchory="page"/>
            </v:shape>
          </w:pict>
        </mc:Fallback>
      </mc:AlternateContent>
    </w:r>
    <w:r w:rsidR="00B93DBF">
      <w:rPr>
        <w:rFonts w:asciiTheme="minorHAnsi" w:hAnsiTheme="minorHAnsi" w:cstheme="minorHAnsi"/>
        <w:color w:val="162A63" w:themeColor="text2"/>
        <w:sz w:val="20"/>
        <w:szCs w:val="16"/>
        <w:lang w:val="en-GB"/>
      </w:rPr>
      <w:fldChar w:fldCharType="begin"/>
    </w:r>
    <w:r w:rsidR="00B93DBF">
      <w:rPr>
        <w:rFonts w:asciiTheme="minorHAnsi" w:hAnsiTheme="minorHAnsi" w:cstheme="minorHAnsi"/>
        <w:color w:val="162A63" w:themeColor="text2"/>
        <w:sz w:val="20"/>
        <w:szCs w:val="16"/>
        <w:lang w:val="en-GB"/>
      </w:rPr>
      <w:instrText xml:space="preserve"> COMMENTS   \* MERGEFORMAT </w:instrText>
    </w:r>
    <w:r w:rsidR="00B93DBF">
      <w:rPr>
        <w:rFonts w:asciiTheme="minorHAnsi" w:hAnsiTheme="minorHAnsi" w:cstheme="minorHAnsi"/>
        <w:color w:val="162A63" w:themeColor="text2"/>
        <w:sz w:val="20"/>
        <w:szCs w:val="16"/>
        <w:lang w:val="en-GB"/>
      </w:rPr>
      <w:fldChar w:fldCharType="end"/>
    </w:r>
    <w:r w:rsidRPr="00E45FB2">
      <w:rPr>
        <w:rFonts w:asciiTheme="minorHAnsi" w:hAnsiTheme="minorHAnsi" w:cstheme="minorHAnsi"/>
        <w:color w:val="162A63" w:themeColor="text2"/>
        <w:sz w:val="20"/>
        <w:szCs w:val="16"/>
      </w:rPr>
      <w:tab/>
    </w:r>
    <w:r w:rsidR="00E87763">
      <w:rPr>
        <w:rFonts w:asciiTheme="minorHAnsi" w:hAnsiTheme="minorHAnsi" w:cstheme="minorHAnsi"/>
        <w:color w:val="162A63" w:themeColor="text2"/>
        <w:sz w:val="20"/>
        <w:szCs w:val="16"/>
      </w:rPr>
      <w:tab/>
    </w:r>
    <w:r w:rsidR="00E87763" w:rsidRPr="00E87763">
      <w:rPr>
        <w:rFonts w:asciiTheme="minorHAnsi" w:hAnsiTheme="minorHAnsi" w:cstheme="minorHAnsi"/>
        <w:b/>
        <w:caps/>
        <w:color w:val="000000" w:themeColor="text1"/>
        <w:spacing w:val="10"/>
        <w:sz w:val="20"/>
        <w:szCs w:val="16"/>
      </w:rPr>
      <w:fldChar w:fldCharType="begin"/>
    </w:r>
    <w:r w:rsidR="00E87763" w:rsidRPr="00E87763">
      <w:rPr>
        <w:rFonts w:asciiTheme="minorHAnsi" w:hAnsiTheme="minorHAnsi" w:cstheme="minorHAnsi"/>
        <w:b/>
        <w:caps/>
        <w:color w:val="000000" w:themeColor="text1"/>
        <w:spacing w:val="10"/>
        <w:sz w:val="20"/>
        <w:szCs w:val="16"/>
      </w:rPr>
      <w:instrText xml:space="preserve"> DOCPROPERTY  Category </w:instrText>
    </w:r>
    <w:r w:rsidR="00E87763" w:rsidRPr="00E87763">
      <w:rPr>
        <w:rFonts w:asciiTheme="minorHAnsi" w:hAnsiTheme="minorHAnsi" w:cstheme="minorHAnsi"/>
        <w:b/>
        <w:caps/>
        <w:color w:val="000000" w:themeColor="text1"/>
        <w:spacing w:val="10"/>
        <w:sz w:val="20"/>
        <w:szCs w:val="16"/>
      </w:rPr>
      <w:fldChar w:fldCharType="end"/>
    </w:r>
    <w:r w:rsidR="00BC0C1C" w:rsidRPr="00E45FB2">
      <w:rPr>
        <w:rFonts w:asciiTheme="minorHAnsi" w:hAnsiTheme="minorHAnsi" w:cstheme="minorHAnsi"/>
        <w:color w:val="162A63" w:themeColor="text2"/>
        <w:sz w:val="20"/>
        <w:szCs w:val="16"/>
      </w:rPr>
      <w:tab/>
    </w:r>
    <w:r w:rsidRPr="00E45FB2">
      <w:rPr>
        <w:rFonts w:asciiTheme="minorHAnsi" w:hAnsiTheme="minorHAnsi" w:cstheme="minorHAnsi"/>
        <w:color w:val="162A63" w:themeColor="text2"/>
        <w:sz w:val="20"/>
        <w:szCs w:val="16"/>
      </w:rPr>
      <w:t xml:space="preserve">Page </w:t>
    </w:r>
    <w:r w:rsidRPr="00E45FB2">
      <w:rPr>
        <w:rFonts w:asciiTheme="minorHAnsi" w:hAnsiTheme="minorHAnsi" w:cstheme="minorHAnsi"/>
        <w:color w:val="162A63" w:themeColor="text2"/>
        <w:sz w:val="20"/>
        <w:szCs w:val="16"/>
      </w:rPr>
      <w:fldChar w:fldCharType="begin"/>
    </w:r>
    <w:r w:rsidRPr="00E45FB2">
      <w:rPr>
        <w:rFonts w:asciiTheme="minorHAnsi" w:hAnsiTheme="minorHAnsi" w:cstheme="minorHAnsi"/>
        <w:color w:val="162A63" w:themeColor="text2"/>
        <w:sz w:val="20"/>
        <w:szCs w:val="16"/>
      </w:rPr>
      <w:instrText xml:space="preserve"> PAGE </w:instrText>
    </w:r>
    <w:r w:rsidRPr="00E45FB2">
      <w:rPr>
        <w:rFonts w:asciiTheme="minorHAnsi" w:hAnsiTheme="minorHAnsi" w:cstheme="minorHAnsi"/>
        <w:color w:val="162A63" w:themeColor="text2"/>
        <w:sz w:val="20"/>
        <w:szCs w:val="16"/>
      </w:rPr>
      <w:fldChar w:fldCharType="separate"/>
    </w:r>
    <w:r w:rsidR="005506CA">
      <w:rPr>
        <w:rFonts w:asciiTheme="minorHAnsi" w:hAnsiTheme="minorHAnsi" w:cstheme="minorHAnsi"/>
        <w:noProof/>
        <w:color w:val="162A63" w:themeColor="text2"/>
        <w:sz w:val="20"/>
        <w:szCs w:val="16"/>
      </w:rPr>
      <w:t>6</w:t>
    </w:r>
    <w:r w:rsidRPr="00E45FB2">
      <w:rPr>
        <w:rFonts w:asciiTheme="minorHAnsi" w:hAnsiTheme="minorHAnsi" w:cstheme="minorHAnsi"/>
        <w:color w:val="162A63" w:themeColor="text2"/>
        <w:sz w:val="20"/>
        <w:szCs w:val="16"/>
      </w:rPr>
      <w:fldChar w:fldCharType="end"/>
    </w:r>
    <w:r w:rsidRPr="00E45FB2">
      <w:rPr>
        <w:rFonts w:asciiTheme="minorHAnsi" w:hAnsiTheme="minorHAnsi" w:cstheme="minorHAnsi"/>
        <w:color w:val="162A63" w:themeColor="text2"/>
        <w:sz w:val="20"/>
        <w:szCs w:val="16"/>
      </w:rPr>
      <w:t xml:space="preserve"> of </w:t>
    </w:r>
    <w:r w:rsidRPr="00E45FB2">
      <w:rPr>
        <w:rFonts w:asciiTheme="minorHAnsi" w:hAnsiTheme="minorHAnsi" w:cstheme="minorHAnsi"/>
        <w:color w:val="162A63" w:themeColor="text2"/>
        <w:sz w:val="20"/>
        <w:szCs w:val="16"/>
      </w:rPr>
      <w:fldChar w:fldCharType="begin"/>
    </w:r>
    <w:r w:rsidRPr="00E45FB2">
      <w:rPr>
        <w:rFonts w:asciiTheme="minorHAnsi" w:hAnsiTheme="minorHAnsi" w:cstheme="minorHAnsi"/>
        <w:color w:val="162A63" w:themeColor="text2"/>
        <w:sz w:val="20"/>
        <w:szCs w:val="16"/>
      </w:rPr>
      <w:instrText xml:space="preserve"> NUMPAGES  </w:instrText>
    </w:r>
    <w:r w:rsidRPr="00E45FB2">
      <w:rPr>
        <w:rFonts w:asciiTheme="minorHAnsi" w:hAnsiTheme="minorHAnsi" w:cstheme="minorHAnsi"/>
        <w:color w:val="162A63" w:themeColor="text2"/>
        <w:sz w:val="20"/>
        <w:szCs w:val="16"/>
      </w:rPr>
      <w:fldChar w:fldCharType="separate"/>
    </w:r>
    <w:r w:rsidR="00D21371">
      <w:rPr>
        <w:rFonts w:asciiTheme="minorHAnsi" w:hAnsiTheme="minorHAnsi" w:cstheme="minorHAnsi"/>
        <w:noProof/>
        <w:color w:val="162A63" w:themeColor="text2"/>
        <w:sz w:val="20"/>
        <w:szCs w:val="16"/>
      </w:rPr>
      <w:t>3</w:t>
    </w:r>
    <w:r w:rsidRPr="00E45FB2">
      <w:rPr>
        <w:rFonts w:asciiTheme="minorHAnsi" w:hAnsiTheme="minorHAnsi" w:cstheme="minorHAnsi"/>
        <w:color w:val="162A63" w:themeColor="text2"/>
        <w:sz w:val="20"/>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0C760" w14:textId="1A12C5F8" w:rsidR="00FB657B" w:rsidRPr="00287274" w:rsidRDefault="00FB657B" w:rsidP="00287274">
    <w:pPr>
      <w:tabs>
        <w:tab w:val="left" w:pos="7371"/>
        <w:tab w:val="right" w:pos="9923"/>
      </w:tabs>
      <w:rPr>
        <w:rFonts w:cs="Segoe UI Semilight"/>
        <w:color w:val="0067C8" w:themeColor="accent4"/>
        <w:sz w:val="18"/>
      </w:rPr>
    </w:pPr>
    <w:del w:id="94" w:author="Adrian Tate" w:date="2024-02-22T16:36:00Z">
      <w:r w:rsidRPr="00287274" w:rsidDel="00E45D1C">
        <w:rPr>
          <w:rFonts w:cs="Segoe UI Semilight"/>
          <w:color w:val="0067C8" w:themeColor="accent4"/>
          <w:sz w:val="18"/>
        </w:rPr>
        <w:delText>NAG: HPC</w:delText>
      </w:r>
      <w:r w:rsidR="00F65168" w:rsidDel="00E45D1C">
        <w:rPr>
          <w:rFonts w:cs="Segoe UI Semilight"/>
          <w:color w:val="0067C8" w:themeColor="accent4"/>
          <w:sz w:val="18"/>
        </w:rPr>
        <w:delText xml:space="preserve">, </w:delText>
      </w:r>
      <w:r w:rsidR="00604DC8" w:rsidDel="00E45D1C">
        <w:rPr>
          <w:rFonts w:cs="Segoe UI Semilight"/>
          <w:color w:val="0067C8" w:themeColor="accent4"/>
          <w:sz w:val="18"/>
        </w:rPr>
        <w:delText xml:space="preserve">Benchmarking, </w:delText>
      </w:r>
      <w:r w:rsidR="00F65168" w:rsidDel="00E45D1C">
        <w:rPr>
          <w:rFonts w:cs="Segoe UI Semilight"/>
          <w:color w:val="0067C8" w:themeColor="accent4"/>
          <w:sz w:val="18"/>
        </w:rPr>
        <w:delText>Cloud</w:delText>
      </w:r>
      <w:r w:rsidR="00291B4C" w:rsidDel="00E45D1C">
        <w:rPr>
          <w:rFonts w:cs="Segoe UI Semilight"/>
          <w:color w:val="0067C8" w:themeColor="accent4"/>
          <w:sz w:val="18"/>
        </w:rPr>
        <w:delText xml:space="preserve">, </w:delText>
      </w:r>
      <w:r w:rsidR="00F65168" w:rsidDel="00E45D1C">
        <w:rPr>
          <w:rFonts w:cs="Segoe UI Semilight"/>
          <w:color w:val="0067C8" w:themeColor="accent4"/>
          <w:sz w:val="18"/>
        </w:rPr>
        <w:delText xml:space="preserve">Consulting </w:delText>
      </w:r>
      <w:r w:rsidRPr="00287274" w:rsidDel="00E45D1C">
        <w:rPr>
          <w:rFonts w:cs="Segoe UI Semilight"/>
          <w:color w:val="0067C8" w:themeColor="accent4"/>
          <w:sz w:val="18"/>
        </w:rPr>
        <w:tab/>
        <w:delText>www.nag.com</w:delText>
      </w:r>
      <w:r w:rsidRPr="00287274" w:rsidDel="00E45D1C">
        <w:rPr>
          <w:rFonts w:cs="Segoe UI Semilight"/>
          <w:color w:val="0067C8" w:themeColor="accent4"/>
          <w:sz w:val="18"/>
        </w:rPr>
        <w:tab/>
        <w:delText xml:space="preserve">Page </w:delText>
      </w:r>
      <w:r w:rsidRPr="00287274" w:rsidDel="00E45D1C">
        <w:rPr>
          <w:rFonts w:cs="Segoe UI Semilight"/>
          <w:color w:val="0067C8" w:themeColor="accent4"/>
          <w:sz w:val="18"/>
        </w:rPr>
        <w:fldChar w:fldCharType="begin"/>
      </w:r>
      <w:r w:rsidRPr="00287274" w:rsidDel="00E45D1C">
        <w:rPr>
          <w:rFonts w:cs="Segoe UI Semilight"/>
          <w:color w:val="0067C8" w:themeColor="accent4"/>
          <w:sz w:val="18"/>
        </w:rPr>
        <w:delInstrText xml:space="preserve"> PAGE </w:delInstrText>
      </w:r>
      <w:r w:rsidRPr="00287274" w:rsidDel="00E45D1C">
        <w:rPr>
          <w:rFonts w:cs="Segoe UI Semilight"/>
          <w:color w:val="0067C8" w:themeColor="accent4"/>
          <w:sz w:val="18"/>
        </w:rPr>
        <w:fldChar w:fldCharType="separate"/>
      </w:r>
      <w:r w:rsidR="00D21371" w:rsidDel="00E45D1C">
        <w:rPr>
          <w:rFonts w:cs="Segoe UI Semilight"/>
          <w:noProof/>
          <w:color w:val="0067C8" w:themeColor="accent4"/>
          <w:sz w:val="18"/>
        </w:rPr>
        <w:delText>3</w:delText>
      </w:r>
      <w:r w:rsidRPr="00287274" w:rsidDel="00E45D1C">
        <w:rPr>
          <w:rFonts w:cs="Segoe UI Semilight"/>
          <w:color w:val="0067C8" w:themeColor="accent4"/>
          <w:sz w:val="18"/>
        </w:rPr>
        <w:fldChar w:fldCharType="end"/>
      </w:r>
      <w:r w:rsidRPr="00287274" w:rsidDel="00E45D1C">
        <w:rPr>
          <w:rFonts w:cs="Segoe UI Semilight"/>
          <w:color w:val="0067C8" w:themeColor="accent4"/>
          <w:sz w:val="18"/>
        </w:rPr>
        <w:delText xml:space="preserve"> of </w:delText>
      </w:r>
      <w:r w:rsidRPr="00287274" w:rsidDel="00E45D1C">
        <w:rPr>
          <w:rFonts w:cs="Segoe UI Semilight"/>
          <w:color w:val="0067C8" w:themeColor="accent4"/>
          <w:sz w:val="18"/>
        </w:rPr>
        <w:fldChar w:fldCharType="begin"/>
      </w:r>
      <w:r w:rsidRPr="00287274" w:rsidDel="00E45D1C">
        <w:rPr>
          <w:rFonts w:cs="Segoe UI Semilight"/>
          <w:color w:val="0067C8" w:themeColor="accent4"/>
          <w:sz w:val="18"/>
        </w:rPr>
        <w:delInstrText xml:space="preserve"> NUMPAGES  </w:delInstrText>
      </w:r>
      <w:r w:rsidRPr="00287274" w:rsidDel="00E45D1C">
        <w:rPr>
          <w:rFonts w:cs="Segoe UI Semilight"/>
          <w:color w:val="0067C8" w:themeColor="accent4"/>
          <w:sz w:val="18"/>
        </w:rPr>
        <w:fldChar w:fldCharType="separate"/>
      </w:r>
      <w:r w:rsidR="00D21371" w:rsidDel="00E45D1C">
        <w:rPr>
          <w:rFonts w:cs="Segoe UI Semilight"/>
          <w:noProof/>
          <w:color w:val="0067C8" w:themeColor="accent4"/>
          <w:sz w:val="18"/>
        </w:rPr>
        <w:delText>3</w:delText>
      </w:r>
      <w:r w:rsidRPr="00287274" w:rsidDel="00E45D1C">
        <w:rPr>
          <w:rFonts w:cs="Segoe UI Semilight"/>
          <w:color w:val="0067C8" w:themeColor="accent4"/>
          <w:sz w:val="18"/>
        </w:rPr>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740" w14:textId="77777777" w:rsidR="00CE0223" w:rsidRPr="00287274" w:rsidRDefault="00CE0223" w:rsidP="002F3F62">
    <w:pPr>
      <w:tabs>
        <w:tab w:val="left" w:pos="7371"/>
        <w:tab w:val="right" w:pos="9748"/>
      </w:tabs>
      <w:rPr>
        <w:rFonts w:cs="Segoe UI Semilight"/>
        <w:color w:val="0067C8" w:themeColor="accent4"/>
        <w:sz w:val="18"/>
        <w:szCs w:val="16"/>
      </w:rPr>
    </w:pPr>
    <w:r w:rsidRPr="00287274">
      <w:rPr>
        <w:rFonts w:cs="Segoe UI Semilight"/>
        <w:noProof/>
        <w:color w:val="0067C8" w:themeColor="accent4"/>
        <w:sz w:val="16"/>
        <w:szCs w:val="16"/>
        <w:lang w:eastAsia="en-GB"/>
      </w:rPr>
      <mc:AlternateContent>
        <mc:Choice Requires="wps">
          <w:drawing>
            <wp:anchor distT="0" distB="0" distL="114300" distR="114300" simplePos="0" relativeHeight="251658240" behindDoc="0" locked="0" layoutInCell="1" allowOverlap="1" wp14:anchorId="33DF32D8" wp14:editId="14AE45EA">
              <wp:simplePos x="0" y="0"/>
              <wp:positionH relativeFrom="page">
                <wp:posOffset>0</wp:posOffset>
              </wp:positionH>
              <wp:positionV relativeFrom="bottomMargin">
                <wp:posOffset>71755</wp:posOffset>
              </wp:positionV>
              <wp:extent cx="7776000" cy="0"/>
              <wp:effectExtent l="0" t="19050" r="34925" b="19050"/>
              <wp:wrapNone/>
              <wp:docPr id="2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6000" cy="0"/>
                      </a:xfrm>
                      <a:prstGeom prst="straightConnector1">
                        <a:avLst/>
                      </a:prstGeom>
                      <a:noFill/>
                      <a:ln w="28575">
                        <a:solidFill>
                          <a:schemeClr val="accent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4CB7149D">
            <v:shapetype id="_x0000_t32" coordsize="21600,21600" o:oned="t" filled="f" o:spt="32" path="m,l21600,21600e" w14:anchorId="63F6F0A9">
              <v:path fillok="f" arrowok="t" o:connecttype="none"/>
              <o:lock v:ext="edit" shapetype="t"/>
            </v:shapetype>
            <v:shape id="AutoShape 2" style="position:absolute;margin-left:0;margin-top:5.65pt;width:612.3pt;height:0;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 o:spid="_x0000_s1026" strokecolor="#f60 [3205]"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">
              <w10:wrap anchorx="page" anchory="margin"/>
            </v:shape>
          </w:pict>
        </mc:Fallback>
      </mc:AlternateContent>
    </w:r>
    <w:r w:rsidR="002F3F62" w:rsidRPr="00287274">
      <w:rPr>
        <w:rFonts w:cs="Segoe UI Semilight"/>
        <w:color w:val="0067C8" w:themeColor="accent4"/>
        <w:sz w:val="18"/>
      </w:rPr>
      <w:t>NAG: HPC</w:t>
    </w:r>
    <w:r w:rsidR="00F7244E">
      <w:rPr>
        <w:rFonts w:cs="Segoe UI Semilight"/>
        <w:color w:val="0067C8" w:themeColor="accent4"/>
        <w:sz w:val="18"/>
      </w:rPr>
      <w:t>, Cloud</w:t>
    </w:r>
    <w:r w:rsidR="00D84AF2">
      <w:rPr>
        <w:rFonts w:cs="Segoe UI Semilight"/>
        <w:color w:val="0067C8" w:themeColor="accent4"/>
        <w:sz w:val="18"/>
      </w:rPr>
      <w:t xml:space="preserve"> Services and </w:t>
    </w:r>
    <w:proofErr w:type="gramStart"/>
    <w:r w:rsidR="00D84AF2">
      <w:rPr>
        <w:rFonts w:cs="Segoe UI Semilight"/>
        <w:color w:val="0067C8" w:themeColor="accent4"/>
        <w:sz w:val="18"/>
      </w:rPr>
      <w:t xml:space="preserve">Consulting </w:t>
    </w:r>
    <w:r w:rsidR="002F3F62" w:rsidRPr="00287274">
      <w:rPr>
        <w:rFonts w:cs="Segoe UI Semilight"/>
        <w:color w:val="0067C8" w:themeColor="accent4"/>
        <w:sz w:val="18"/>
      </w:rPr>
      <w:t xml:space="preserve"> </w:t>
    </w:r>
    <w:r w:rsidR="002F3F62" w:rsidRPr="00287274">
      <w:rPr>
        <w:rFonts w:cs="Segoe UI Semilight"/>
        <w:color w:val="0067C8" w:themeColor="accent4"/>
        <w:sz w:val="18"/>
      </w:rPr>
      <w:tab/>
    </w:r>
    <w:proofErr w:type="gramEnd"/>
    <w:r w:rsidR="002F3F62" w:rsidRPr="00287274">
      <w:rPr>
        <w:rFonts w:cs="Segoe UI Semilight"/>
        <w:color w:val="0067C8" w:themeColor="accent4"/>
        <w:sz w:val="18"/>
      </w:rPr>
      <w:t>www.nag.com</w:t>
    </w:r>
    <w:r w:rsidR="002F3F62" w:rsidRPr="00287274">
      <w:rPr>
        <w:rFonts w:cs="Segoe UI Semilight"/>
        <w:color w:val="0067C8" w:themeColor="accent4"/>
        <w:sz w:val="18"/>
      </w:rPr>
      <w:tab/>
      <w:t xml:space="preserve">Page </w:t>
    </w:r>
    <w:r w:rsidR="002F3F62" w:rsidRPr="00287274">
      <w:rPr>
        <w:rFonts w:cs="Segoe UI Semilight"/>
        <w:color w:val="0067C8" w:themeColor="accent4"/>
        <w:sz w:val="18"/>
      </w:rPr>
      <w:fldChar w:fldCharType="begin"/>
    </w:r>
    <w:r w:rsidR="002F3F62" w:rsidRPr="00287274">
      <w:rPr>
        <w:rFonts w:cs="Segoe UI Semilight"/>
        <w:color w:val="0067C8" w:themeColor="accent4"/>
        <w:sz w:val="18"/>
      </w:rPr>
      <w:instrText xml:space="preserve"> PAGE </w:instrText>
    </w:r>
    <w:r w:rsidR="002F3F62" w:rsidRPr="00287274">
      <w:rPr>
        <w:rFonts w:cs="Segoe UI Semilight"/>
        <w:color w:val="0067C8" w:themeColor="accent4"/>
        <w:sz w:val="18"/>
      </w:rPr>
      <w:fldChar w:fldCharType="separate"/>
    </w:r>
    <w:r w:rsidR="00D21371">
      <w:rPr>
        <w:rFonts w:cs="Segoe UI Semilight"/>
        <w:noProof/>
        <w:color w:val="0067C8" w:themeColor="accent4"/>
        <w:sz w:val="18"/>
      </w:rPr>
      <w:t>1</w:t>
    </w:r>
    <w:r w:rsidR="002F3F62" w:rsidRPr="00287274">
      <w:rPr>
        <w:rFonts w:cs="Segoe UI Semilight"/>
        <w:color w:val="0067C8" w:themeColor="accent4"/>
        <w:sz w:val="18"/>
      </w:rPr>
      <w:fldChar w:fldCharType="end"/>
    </w:r>
    <w:r w:rsidR="002F3F62" w:rsidRPr="00287274">
      <w:rPr>
        <w:rFonts w:cs="Segoe UI Semilight"/>
        <w:color w:val="0067C8" w:themeColor="accent4"/>
        <w:sz w:val="18"/>
      </w:rPr>
      <w:t xml:space="preserve"> of </w:t>
    </w:r>
    <w:r w:rsidR="002F3F62" w:rsidRPr="00287274">
      <w:rPr>
        <w:rFonts w:cs="Segoe UI Semilight"/>
        <w:color w:val="0067C8" w:themeColor="accent4"/>
        <w:sz w:val="18"/>
      </w:rPr>
      <w:fldChar w:fldCharType="begin"/>
    </w:r>
    <w:r w:rsidR="002F3F62" w:rsidRPr="00287274">
      <w:rPr>
        <w:rFonts w:cs="Segoe UI Semilight"/>
        <w:color w:val="0067C8" w:themeColor="accent4"/>
        <w:sz w:val="18"/>
      </w:rPr>
      <w:instrText xml:space="preserve"> NUMPAGES  </w:instrText>
    </w:r>
    <w:r w:rsidR="002F3F62" w:rsidRPr="00287274">
      <w:rPr>
        <w:rFonts w:cs="Segoe UI Semilight"/>
        <w:color w:val="0067C8" w:themeColor="accent4"/>
        <w:sz w:val="18"/>
      </w:rPr>
      <w:fldChar w:fldCharType="separate"/>
    </w:r>
    <w:r w:rsidR="00D21371">
      <w:rPr>
        <w:rFonts w:cs="Segoe UI Semilight"/>
        <w:noProof/>
        <w:color w:val="0067C8" w:themeColor="accent4"/>
        <w:sz w:val="18"/>
      </w:rPr>
      <w:t>3</w:t>
    </w:r>
    <w:r w:rsidR="002F3F62" w:rsidRPr="00287274">
      <w:rPr>
        <w:rFonts w:cs="Segoe UI Semilight"/>
        <w:color w:val="0067C8" w:themeColor="accent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6FC16" w14:textId="77777777" w:rsidR="00CE7D06" w:rsidRDefault="00CE7D06">
      <w:pPr>
        <w:spacing w:after="0"/>
      </w:pPr>
      <w:r>
        <w:separator/>
      </w:r>
    </w:p>
  </w:footnote>
  <w:footnote w:type="continuationSeparator" w:id="0">
    <w:p w14:paraId="677CA366" w14:textId="77777777" w:rsidR="00CE7D06" w:rsidRDefault="00CE7D06">
      <w:pPr>
        <w:spacing w:after="0"/>
      </w:pPr>
      <w:r>
        <w:continuationSeparator/>
      </w:r>
    </w:p>
  </w:footnote>
  <w:footnote w:type="continuationNotice" w:id="1">
    <w:p w14:paraId="03E5B506" w14:textId="77777777" w:rsidR="00CE7D06" w:rsidRDefault="00CE7D0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82A5D" w14:textId="73274632" w:rsidR="00BC0C1C" w:rsidRPr="00E87763" w:rsidRDefault="00CE0223" w:rsidP="000D5EE1">
    <w:pPr>
      <w:pStyle w:val="Header"/>
      <w:tabs>
        <w:tab w:val="clear" w:pos="4513"/>
        <w:tab w:val="clear" w:pos="9026"/>
        <w:tab w:val="center" w:pos="4962"/>
        <w:tab w:val="right" w:pos="9923"/>
      </w:tabs>
      <w:rPr>
        <w:rFonts w:asciiTheme="minorHAnsi" w:hAnsiTheme="minorHAnsi" w:cstheme="minorHAnsi"/>
        <w:color w:val="162A63" w:themeColor="text2"/>
        <w:sz w:val="20"/>
        <w:szCs w:val="16"/>
        <w:lang w:val="en-GB"/>
      </w:rPr>
    </w:pPr>
    <w:r w:rsidRPr="00E87763">
      <w:rPr>
        <w:rFonts w:asciiTheme="minorHAnsi" w:hAnsiTheme="minorHAnsi" w:cstheme="minorHAnsi"/>
        <w:color w:val="162A63" w:themeColor="text2"/>
        <w:sz w:val="20"/>
        <w:szCs w:val="16"/>
      </w:rPr>
      <w:fldChar w:fldCharType="begin"/>
    </w:r>
    <w:r w:rsidRPr="00E87763">
      <w:rPr>
        <w:rFonts w:asciiTheme="minorHAnsi" w:hAnsiTheme="minorHAnsi" w:cstheme="minorHAnsi"/>
        <w:color w:val="162A63" w:themeColor="text2"/>
        <w:sz w:val="20"/>
        <w:szCs w:val="16"/>
      </w:rPr>
      <w:instrText xml:space="preserve"> TITLE   \* MERGEFORMAT </w:instrText>
    </w:r>
    <w:r w:rsidRPr="00E87763">
      <w:rPr>
        <w:rFonts w:asciiTheme="minorHAnsi" w:hAnsiTheme="minorHAnsi" w:cstheme="minorHAnsi"/>
        <w:color w:val="162A63" w:themeColor="text2"/>
        <w:sz w:val="20"/>
        <w:szCs w:val="16"/>
      </w:rPr>
      <w:fldChar w:fldCharType="end"/>
    </w:r>
    <w:r w:rsidRPr="00E87763">
      <w:rPr>
        <w:rFonts w:asciiTheme="minorHAnsi" w:hAnsiTheme="minorHAnsi" w:cstheme="minorHAnsi"/>
        <w:color w:val="162A63" w:themeColor="text2"/>
        <w:sz w:val="20"/>
        <w:szCs w:val="16"/>
        <w:lang w:val="en-GB"/>
      </w:rPr>
      <w:tab/>
    </w:r>
    <w:r w:rsidRPr="00E87763">
      <w:rPr>
        <w:rFonts w:asciiTheme="minorHAnsi" w:hAnsiTheme="minorHAnsi" w:cstheme="minorHAnsi"/>
        <w:noProof/>
        <w:color w:val="162A63" w:themeColor="text2"/>
        <w:sz w:val="20"/>
        <w:szCs w:val="16"/>
        <w:lang w:val="en-GB" w:eastAsia="en-GB"/>
      </w:rPr>
      <mc:AlternateContent>
        <mc:Choice Requires="wps">
          <w:drawing>
            <wp:anchor distT="0" distB="0" distL="114300" distR="114300" simplePos="0" relativeHeight="251658241" behindDoc="0" locked="0" layoutInCell="1" allowOverlap="1" wp14:anchorId="71E2C7A1" wp14:editId="241152BE">
              <wp:simplePos x="0" y="0"/>
              <wp:positionH relativeFrom="page">
                <wp:posOffset>0</wp:posOffset>
              </wp:positionH>
              <wp:positionV relativeFrom="page">
                <wp:posOffset>910590</wp:posOffset>
              </wp:positionV>
              <wp:extent cx="7776845" cy="0"/>
              <wp:effectExtent l="0" t="19050" r="33655" b="19050"/>
              <wp:wrapNone/>
              <wp:docPr id="2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6845" cy="0"/>
                      </a:xfrm>
                      <a:prstGeom prst="straightConnector1">
                        <a:avLst/>
                      </a:prstGeom>
                      <a:noFill/>
                      <a:ln w="38100">
                        <a:solidFill>
                          <a:schemeClr val="accent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D2EAF82">
            <v:shapetype id="_x0000_t32" coordsize="21600,21600" o:oned="t" filled="f" o:spt="32" path="m,l21600,21600e" w14:anchorId="1CED61EF">
              <v:path fillok="f" arrowok="t" o:connecttype="none"/>
              <o:lock v:ext="edit" shapetype="t"/>
            </v:shapetype>
            <v:shape id="AutoShape 4" style="position:absolute;margin-left:0;margin-top:71.7pt;width:612.35pt;height:0;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f60 [3205]"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">
              <w10:wrap anchorx="page" anchory="page"/>
            </v:shape>
          </w:pict>
        </mc:Fallback>
      </mc:AlternateContent>
    </w:r>
    <w:r w:rsidR="00BC0C1C" w:rsidRPr="00E87763">
      <w:rPr>
        <w:rFonts w:asciiTheme="minorHAnsi" w:hAnsiTheme="minorHAnsi" w:cstheme="minorHAnsi"/>
        <w:color w:val="162A63" w:themeColor="text2"/>
        <w:sz w:val="20"/>
        <w:szCs w:val="16"/>
        <w:lang w:val="en-GB"/>
      </w:rPr>
      <w:tab/>
    </w:r>
    <w:r w:rsidR="00E87763" w:rsidRPr="00E87763">
      <w:rPr>
        <w:rFonts w:asciiTheme="minorHAnsi" w:hAnsiTheme="minorHAnsi" w:cstheme="minorHAnsi"/>
        <w:b/>
        <w:caps/>
        <w:color w:val="000000" w:themeColor="text1"/>
        <w:spacing w:val="10"/>
        <w:sz w:val="20"/>
        <w:szCs w:val="16"/>
      </w:rPr>
      <w:fldChar w:fldCharType="begin"/>
    </w:r>
    <w:r w:rsidR="00E87763" w:rsidRPr="00E87763">
      <w:rPr>
        <w:rFonts w:asciiTheme="minorHAnsi" w:hAnsiTheme="minorHAnsi" w:cstheme="minorHAnsi"/>
        <w:b/>
        <w:caps/>
        <w:color w:val="000000" w:themeColor="text1"/>
        <w:spacing w:val="10"/>
        <w:sz w:val="20"/>
        <w:szCs w:val="16"/>
      </w:rPr>
      <w:instrText xml:space="preserve"> DOCPROPERTY  Category </w:instrText>
    </w:r>
    <w:r w:rsidR="00E87763" w:rsidRPr="00E87763">
      <w:rPr>
        <w:rFonts w:asciiTheme="minorHAnsi" w:hAnsiTheme="minorHAnsi" w:cstheme="minorHAnsi"/>
        <w:b/>
        <w:caps/>
        <w:color w:val="000000" w:themeColor="text1"/>
        <w:spacing w:val="10"/>
        <w:sz w:val="20"/>
        <w:szCs w:val="16"/>
      </w:rPr>
      <w:fldChar w:fldCharType="end"/>
    </w:r>
  </w:p>
  <w:p w14:paraId="1D9DF448" w14:textId="1DB3901C" w:rsidR="00BC0C1C" w:rsidRPr="00E87763" w:rsidRDefault="00BC0C1C" w:rsidP="000D5EE1">
    <w:pPr>
      <w:pStyle w:val="Header"/>
      <w:tabs>
        <w:tab w:val="clear" w:pos="4513"/>
        <w:tab w:val="clear" w:pos="9026"/>
        <w:tab w:val="center" w:pos="4962"/>
        <w:tab w:val="right" w:pos="9923"/>
      </w:tabs>
      <w:rPr>
        <w:rFonts w:asciiTheme="minorHAnsi" w:hAnsiTheme="minorHAnsi" w:cstheme="minorHAnsi"/>
        <w:color w:val="162A63" w:themeColor="text2"/>
        <w:sz w:val="20"/>
        <w:szCs w:val="16"/>
      </w:rPr>
    </w:pPr>
    <w:r w:rsidRPr="00E87763">
      <w:rPr>
        <w:rFonts w:asciiTheme="minorHAnsi" w:hAnsiTheme="minorHAnsi" w:cstheme="minorHAnsi"/>
        <w:i/>
        <w:color w:val="162A63" w:themeColor="text2"/>
        <w:sz w:val="20"/>
        <w:szCs w:val="16"/>
      </w:rPr>
      <w:fldChar w:fldCharType="begin"/>
    </w:r>
    <w:r w:rsidRPr="00E87763">
      <w:rPr>
        <w:rFonts w:asciiTheme="minorHAnsi" w:hAnsiTheme="minorHAnsi" w:cstheme="minorHAnsi"/>
        <w:i/>
        <w:color w:val="162A63" w:themeColor="text2"/>
        <w:sz w:val="20"/>
        <w:szCs w:val="16"/>
      </w:rPr>
      <w:instrText xml:space="preserve"> DOCPROPERTY  Subject  \* MERGEFORMAT </w:instrText>
    </w:r>
    <w:r w:rsidRPr="00E87763">
      <w:rPr>
        <w:rFonts w:asciiTheme="minorHAnsi" w:hAnsiTheme="minorHAnsi" w:cstheme="minorHAnsi"/>
        <w:i/>
        <w:color w:val="162A63" w:themeColor="text2"/>
        <w:sz w:val="20"/>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CFB9A" w14:textId="38878BD7" w:rsidR="00CE0223" w:rsidRPr="00287274" w:rsidRDefault="00287274" w:rsidP="00287274">
    <w:pPr>
      <w:rPr>
        <w:rFonts w:cs="Segoe UI Semilight"/>
        <w:b/>
        <w:bCs/>
        <w:i/>
        <w:color w:val="0067C8" w:themeColor="accent4"/>
        <w:sz w:val="14"/>
        <w:szCs w:val="18"/>
        <w:lang w:val="en-US"/>
      </w:rPr>
    </w:pPr>
    <w:r w:rsidRPr="005506CA">
      <w:rPr>
        <w:rFonts w:asciiTheme="minorHAnsi" w:hAnsiTheme="minorHAnsi" w:cstheme="minorHAnsi"/>
        <w:i/>
        <w:noProof/>
        <w:color w:val="162A63" w:themeColor="text2"/>
        <w:sz w:val="20"/>
        <w:szCs w:val="16"/>
      </w:rPr>
      <w:drawing>
        <wp:anchor distT="0" distB="0" distL="114300" distR="114300" simplePos="0" relativeHeight="251658244" behindDoc="0" locked="0" layoutInCell="1" allowOverlap="1" wp14:anchorId="47A00230" wp14:editId="6080C9FF">
          <wp:simplePos x="0" y="0"/>
          <wp:positionH relativeFrom="margin">
            <wp:align>right</wp:align>
          </wp:positionH>
          <wp:positionV relativeFrom="page">
            <wp:posOffset>538524</wp:posOffset>
          </wp:positionV>
          <wp:extent cx="742779" cy="380559"/>
          <wp:effectExtent l="0" t="0" r="635" b="635"/>
          <wp:wrapNone/>
          <wp:docPr id="14" name="Picture 9">
            <a:extLst xmlns:a="http://schemas.openxmlformats.org/drawingml/2006/main">
              <a:ext uri="{FF2B5EF4-FFF2-40B4-BE49-F238E27FC236}">
                <a16:creationId xmlns:a16="http://schemas.microsoft.com/office/drawing/2014/main" id="{380D6409-FF02-4E46-810C-68B08EA17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80D6409-FF02-4E46-810C-68B08EA173CE}"/>
                      </a:ext>
                    </a:extLst>
                  </pic:cNvPr>
                  <pic:cNvPicPr>
                    <a:picLocks noChangeAspect="1"/>
                  </pic:cNvPicPr>
                </pic:nvPicPr>
                <pic:blipFill>
                  <a:blip r:embed="rId1"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42779" cy="380559"/>
                  </a:xfrm>
                  <a:prstGeom prst="rect">
                    <a:avLst/>
                  </a:prstGeom>
                </pic:spPr>
              </pic:pic>
            </a:graphicData>
          </a:graphic>
          <wp14:sizeRelH relativeFrom="page">
            <wp14:pctWidth>0</wp14:pctWidth>
          </wp14:sizeRelH>
          <wp14:sizeRelV relativeFrom="page">
            <wp14:pctHeight>0</wp14:pctHeight>
          </wp14:sizeRelV>
        </wp:anchor>
      </w:drawing>
    </w:r>
    <w:del w:id="91" w:author="Adrian Tate" w:date="2024-02-22T16:37:00Z">
      <w:r w:rsidRPr="6A467498" w:rsidDel="00E45D1C">
        <w:rPr>
          <w:rFonts w:cs="Segoe UI Semilight"/>
          <w:i/>
          <w:iCs/>
          <w:color w:val="0067C8" w:themeColor="accent4"/>
          <w:sz w:val="18"/>
          <w:szCs w:val="18"/>
        </w:rPr>
        <w:delText xml:space="preserve">NAG Proposal for </w:delText>
      </w:r>
      <w:r w:rsidR="00D76BF6" w:rsidDel="00E45D1C">
        <w:rPr>
          <w:rFonts w:cs="Segoe UI Semilight"/>
          <w:i/>
          <w:iCs/>
          <w:color w:val="0067C8" w:themeColor="accent4"/>
          <w:sz w:val="18"/>
          <w:szCs w:val="18"/>
        </w:rPr>
        <w:delText xml:space="preserve">Alexandros Kontinis – </w:delText>
      </w:r>
    </w:del>
    <w:del w:id="92" w:author="Adrian Tate" w:date="2024-02-22T16:30:00Z">
      <w:r w:rsidR="00D76BF6" w:rsidDel="00E45D1C">
        <w:rPr>
          <w:rFonts w:cs="Segoe UI Semilight"/>
          <w:i/>
          <w:iCs/>
          <w:color w:val="0067C8" w:themeColor="accent4"/>
          <w:sz w:val="18"/>
          <w:szCs w:val="18"/>
        </w:rPr>
        <w:delText>Airbus</w:delText>
      </w:r>
    </w:del>
    <w:del w:id="93" w:author="Adrian Tate" w:date="2024-02-22T16:37:00Z">
      <w:r w:rsidR="00D76BF6" w:rsidDel="00E45D1C">
        <w:rPr>
          <w:rFonts w:cs="Segoe UI Semilight"/>
          <w:i/>
          <w:iCs/>
          <w:color w:val="0067C8" w:themeColor="accent4"/>
          <w:sz w:val="18"/>
          <w:szCs w:val="18"/>
        </w:rPr>
        <w:delText xml:space="preserve"> Operations</w:delText>
      </w:r>
      <w:r w:rsidDel="00E45D1C">
        <w:rPr>
          <w:rFonts w:cs="Segoe UI Semilight"/>
          <w:i/>
          <w:color w:val="0067C8" w:themeColor="accent4"/>
          <w:sz w:val="18"/>
        </w:rPr>
        <w:tab/>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B0E42" w14:textId="77777777" w:rsidR="002F3F62" w:rsidRDefault="002F3F62" w:rsidP="002F3F62">
    <w:pPr>
      <w:spacing w:line="240" w:lineRule="exact"/>
      <w:ind w:left="1134"/>
      <w:jc w:val="right"/>
      <w:rPr>
        <w:rFonts w:ascii="Calibri" w:hAnsi="Calibri" w:cs="Calibri"/>
        <w:b/>
        <w:bCs/>
        <w:color w:val="003C8B"/>
        <w:sz w:val="18"/>
        <w:szCs w:val="18"/>
        <w:lang w:val="en-US"/>
      </w:rPr>
    </w:pPr>
  </w:p>
  <w:p w14:paraId="455EB492" w14:textId="77777777" w:rsidR="002F3F62" w:rsidRDefault="002F3F62" w:rsidP="002F3F62">
    <w:pPr>
      <w:spacing w:line="240" w:lineRule="exact"/>
      <w:ind w:left="1134"/>
      <w:jc w:val="right"/>
      <w:rPr>
        <w:rFonts w:ascii="Calibri" w:hAnsi="Calibri" w:cs="Calibri"/>
        <w:b/>
        <w:bCs/>
        <w:color w:val="003C8B"/>
        <w:sz w:val="18"/>
        <w:szCs w:val="18"/>
        <w:lang w:val="en-US"/>
      </w:rPr>
    </w:pPr>
  </w:p>
  <w:p w14:paraId="5D422086" w14:textId="77777777" w:rsidR="002F3F62" w:rsidRDefault="002F3F62" w:rsidP="002F3F62">
    <w:pPr>
      <w:spacing w:line="240" w:lineRule="exact"/>
      <w:ind w:left="1134"/>
      <w:jc w:val="right"/>
      <w:rPr>
        <w:rFonts w:ascii="Calibri" w:hAnsi="Calibri" w:cs="Calibri"/>
        <w:b/>
        <w:bCs/>
        <w:color w:val="003C8B"/>
        <w:sz w:val="18"/>
        <w:szCs w:val="18"/>
        <w:lang w:val="en-US"/>
      </w:rPr>
    </w:pPr>
  </w:p>
  <w:p w14:paraId="4CE6AC91" w14:textId="77777777" w:rsidR="002F3F62" w:rsidRPr="00941800" w:rsidRDefault="002F3F62" w:rsidP="002F3F62">
    <w:pPr>
      <w:spacing w:line="240" w:lineRule="exact"/>
      <w:ind w:left="1134"/>
      <w:jc w:val="right"/>
      <w:rPr>
        <w:rFonts w:ascii="Calibri" w:hAnsi="Calibri" w:cs="Calibri"/>
        <w:b/>
        <w:bCs/>
        <w:color w:val="0067C8" w:themeColor="accent4"/>
        <w:sz w:val="18"/>
        <w:szCs w:val="18"/>
        <w:lang w:val="en-US"/>
      </w:rPr>
    </w:pPr>
    <w:r w:rsidRPr="00941800">
      <w:rPr>
        <w:rFonts w:ascii="Calibri" w:hAnsi="Calibri" w:cs="Calibri"/>
        <w:b/>
        <w:bCs/>
        <w:color w:val="0067C8" w:themeColor="accent4"/>
        <w:sz w:val="18"/>
        <w:szCs w:val="18"/>
        <w:lang w:val="en-US"/>
      </w:rPr>
      <w:t>The Numerical Algorithms Group (NAG)</w:t>
    </w:r>
  </w:p>
  <w:p w14:paraId="48770221" w14:textId="7D69D8ED" w:rsidR="002F3F62" w:rsidRPr="00454590" w:rsidRDefault="00104A28" w:rsidP="002F3F62">
    <w:pPr>
      <w:spacing w:line="280" w:lineRule="exact"/>
      <w:jc w:val="right"/>
      <w:rPr>
        <w:rFonts w:ascii="Calibri" w:hAnsi="Calibri" w:cs="Calibri"/>
        <w:color w:val="75797A"/>
        <w:sz w:val="18"/>
        <w:szCs w:val="18"/>
        <w:lang w:val="en-US"/>
      </w:rPr>
    </w:pPr>
    <w:r w:rsidRPr="00104A28">
      <w:rPr>
        <w:rFonts w:ascii="Calibri" w:hAnsi="Calibri" w:cs="Calibri"/>
        <w:color w:val="75797A"/>
        <w:sz w:val="18"/>
        <w:szCs w:val="18"/>
        <w:lang w:val="en-US"/>
      </w:rPr>
      <w:t xml:space="preserve">30 St Giles' </w:t>
    </w:r>
    <w:r w:rsidR="002F3F62" w:rsidRPr="00454590">
      <w:rPr>
        <w:rFonts w:ascii="Calibri" w:hAnsi="Calibri" w:cs="Calibri"/>
        <w:color w:val="003C8B"/>
        <w:sz w:val="18"/>
        <w:szCs w:val="18"/>
        <w:lang w:val="en-US"/>
      </w:rPr>
      <w:t>·</w:t>
    </w:r>
    <w:r w:rsidR="002F3F62" w:rsidRPr="00454590">
      <w:rPr>
        <w:rFonts w:ascii="Calibri" w:hAnsi="Calibri" w:cs="Calibri"/>
        <w:color w:val="75797A"/>
        <w:sz w:val="18"/>
        <w:szCs w:val="18"/>
        <w:lang w:val="en-US"/>
      </w:rPr>
      <w:t xml:space="preserve"> Oxford OX</w:t>
    </w:r>
    <w:r>
      <w:rPr>
        <w:rFonts w:ascii="Calibri" w:hAnsi="Calibri" w:cs="Calibri"/>
        <w:color w:val="75797A"/>
        <w:sz w:val="18"/>
        <w:szCs w:val="18"/>
        <w:lang w:val="en-US"/>
      </w:rPr>
      <w:t>1</w:t>
    </w:r>
    <w:r w:rsidR="002F3F62" w:rsidRPr="00454590">
      <w:rPr>
        <w:rFonts w:ascii="Calibri" w:hAnsi="Calibri" w:cs="Calibri"/>
        <w:color w:val="75797A"/>
        <w:sz w:val="18"/>
        <w:szCs w:val="18"/>
        <w:lang w:val="en-US"/>
      </w:rPr>
      <w:t xml:space="preserve"> </w:t>
    </w:r>
    <w:r>
      <w:rPr>
        <w:rFonts w:ascii="Calibri" w:hAnsi="Calibri" w:cs="Calibri"/>
        <w:color w:val="75797A"/>
        <w:sz w:val="18"/>
        <w:szCs w:val="18"/>
        <w:lang w:val="en-US"/>
      </w:rPr>
      <w:t>3LE</w:t>
    </w:r>
    <w:r w:rsidR="002F3F62" w:rsidRPr="00454590">
      <w:rPr>
        <w:rFonts w:ascii="Calibri" w:hAnsi="Calibri" w:cs="Calibri"/>
        <w:color w:val="003C8B"/>
        <w:sz w:val="18"/>
        <w:szCs w:val="18"/>
        <w:lang w:val="en-US"/>
      </w:rPr>
      <w:t xml:space="preserve"> ·</w:t>
    </w:r>
    <w:r w:rsidR="002F3F62" w:rsidRPr="00454590">
      <w:rPr>
        <w:rFonts w:ascii="Calibri" w:hAnsi="Calibri" w:cs="Calibri"/>
        <w:color w:val="75797A"/>
        <w:sz w:val="18"/>
        <w:szCs w:val="18"/>
        <w:lang w:val="en-US"/>
      </w:rPr>
      <w:t xml:space="preserve"> United Kingdom</w:t>
    </w:r>
    <w:r w:rsidR="002F3F62" w:rsidRPr="00454590">
      <w:rPr>
        <w:rFonts w:ascii="Calibri" w:hAnsi="Calibri" w:cs="Calibri"/>
        <w:color w:val="75797A"/>
        <w:sz w:val="18"/>
        <w:szCs w:val="18"/>
        <w:lang w:val="en-US"/>
      </w:rPr>
      <w:br/>
    </w:r>
    <w:r w:rsidR="002F3F62" w:rsidRPr="00941800">
      <w:rPr>
        <w:rFonts w:ascii="Calibri" w:hAnsi="Calibri" w:cs="Calibri"/>
        <w:smallCaps/>
        <w:color w:val="FF6600" w:themeColor="accent2"/>
        <w:sz w:val="18"/>
        <w:szCs w:val="18"/>
        <w:lang w:val="en-US"/>
      </w:rPr>
      <w:t>t</w:t>
    </w:r>
    <w:r w:rsidR="002F3F62" w:rsidRPr="00454590">
      <w:rPr>
        <w:rFonts w:ascii="Calibri" w:hAnsi="Calibri" w:cs="Calibri"/>
        <w:color w:val="75797A"/>
        <w:sz w:val="18"/>
        <w:szCs w:val="18"/>
        <w:lang w:val="en-US"/>
      </w:rPr>
      <w:t xml:space="preserve"> +44 1865 </w:t>
    </w:r>
    <w:proofErr w:type="gramStart"/>
    <w:r w:rsidR="002F3F62" w:rsidRPr="00454590">
      <w:rPr>
        <w:rFonts w:ascii="Calibri" w:hAnsi="Calibri" w:cs="Calibri"/>
        <w:color w:val="75797A"/>
        <w:sz w:val="18"/>
        <w:szCs w:val="18"/>
        <w:lang w:val="en-US"/>
      </w:rPr>
      <w:t>511245</w:t>
    </w:r>
    <w:r w:rsidR="002F3F62">
      <w:rPr>
        <w:rFonts w:ascii="Calibri" w:hAnsi="Calibri" w:cs="Calibri"/>
        <w:color w:val="75797A"/>
        <w:sz w:val="18"/>
        <w:szCs w:val="18"/>
        <w:lang w:val="en-US"/>
      </w:rPr>
      <w:t xml:space="preserve">  </w:t>
    </w:r>
    <w:r w:rsidR="002F3F62" w:rsidRPr="00941800">
      <w:rPr>
        <w:rFonts w:ascii="Calibri" w:hAnsi="Calibri" w:cs="Calibri"/>
        <w:smallCaps/>
        <w:color w:val="FF6600" w:themeColor="accent2"/>
        <w:sz w:val="18"/>
        <w:szCs w:val="18"/>
        <w:lang w:val="en-US"/>
      </w:rPr>
      <w:t>e</w:t>
    </w:r>
    <w:proofErr w:type="gramEnd"/>
    <w:r w:rsidR="002F3F62" w:rsidRPr="00454590">
      <w:rPr>
        <w:rFonts w:ascii="Calibri" w:hAnsi="Calibri" w:cs="Calibri"/>
        <w:color w:val="75797A"/>
        <w:sz w:val="18"/>
        <w:szCs w:val="18"/>
        <w:lang w:val="en-US"/>
      </w:rPr>
      <w:t xml:space="preserve"> </w:t>
    </w:r>
    <w:r w:rsidR="002F3F62">
      <w:rPr>
        <w:rFonts w:ascii="Calibri" w:hAnsi="Calibri" w:cs="Calibri"/>
        <w:color w:val="75797A"/>
        <w:sz w:val="18"/>
        <w:szCs w:val="18"/>
        <w:lang w:val="en-US"/>
      </w:rPr>
      <w:t xml:space="preserve">info@nag.co.uk </w:t>
    </w:r>
    <w:r w:rsidR="002F3F62" w:rsidRPr="00454590">
      <w:rPr>
        <w:rFonts w:ascii="Calibri" w:hAnsi="Calibri" w:cs="Calibri"/>
        <w:color w:val="75797A"/>
        <w:sz w:val="18"/>
        <w:szCs w:val="18"/>
        <w:lang w:val="en-US"/>
      </w:rPr>
      <w:t xml:space="preserve"> </w:t>
    </w:r>
    <w:r w:rsidR="002F3F62" w:rsidRPr="00941800">
      <w:rPr>
        <w:rFonts w:ascii="Calibri" w:hAnsi="Calibri" w:cs="Calibri"/>
        <w:smallCaps/>
        <w:color w:val="FF6600" w:themeColor="accent2"/>
        <w:sz w:val="18"/>
        <w:szCs w:val="18"/>
        <w:lang w:val="en-US"/>
      </w:rPr>
      <w:t>w</w:t>
    </w:r>
    <w:r w:rsidR="002F3F62" w:rsidRPr="00454590">
      <w:rPr>
        <w:rFonts w:ascii="Calibri" w:hAnsi="Calibri" w:cs="Calibri"/>
        <w:color w:val="75797A"/>
        <w:sz w:val="18"/>
        <w:szCs w:val="18"/>
        <w:lang w:val="en-US"/>
      </w:rPr>
      <w:t xml:space="preserve"> www.nag.co</w:t>
    </w:r>
    <w:r w:rsidR="00941800">
      <w:rPr>
        <w:rFonts w:ascii="Calibri" w:hAnsi="Calibri" w:cs="Calibri"/>
        <w:color w:val="75797A"/>
        <w:sz w:val="18"/>
        <w:szCs w:val="18"/>
        <w:lang w:val="en-US"/>
      </w:rPr>
      <w:t>m</w:t>
    </w:r>
  </w:p>
  <w:p w14:paraId="18998275" w14:textId="77777777" w:rsidR="002061B6" w:rsidRDefault="002F3F62" w:rsidP="002F3F62">
    <w:pPr>
      <w:pStyle w:val="Header"/>
      <w:tabs>
        <w:tab w:val="clear" w:pos="4513"/>
        <w:tab w:val="clear" w:pos="9026"/>
        <w:tab w:val="center" w:pos="4962"/>
        <w:tab w:val="right" w:pos="9923"/>
      </w:tabs>
    </w:pPr>
    <w:r w:rsidRPr="005506CA">
      <w:rPr>
        <w:rFonts w:asciiTheme="minorHAnsi" w:hAnsiTheme="minorHAnsi" w:cstheme="minorHAnsi"/>
        <w:i/>
        <w:noProof/>
        <w:color w:val="162A63" w:themeColor="text2"/>
        <w:sz w:val="20"/>
        <w:szCs w:val="16"/>
        <w:lang w:val="en-GB"/>
      </w:rPr>
      <w:drawing>
        <wp:anchor distT="0" distB="0" distL="114300" distR="114300" simplePos="0" relativeHeight="251658243" behindDoc="0" locked="0" layoutInCell="1" allowOverlap="1" wp14:anchorId="101D4AC4" wp14:editId="4EC9EEE9">
          <wp:simplePos x="0" y="0"/>
          <wp:positionH relativeFrom="page">
            <wp:posOffset>5941060</wp:posOffset>
          </wp:positionH>
          <wp:positionV relativeFrom="page">
            <wp:posOffset>540385</wp:posOffset>
          </wp:positionV>
          <wp:extent cx="1166400" cy="597600"/>
          <wp:effectExtent l="0" t="0" r="0" b="0"/>
          <wp:wrapNone/>
          <wp:docPr id="8" name="Picture 9">
            <a:extLst xmlns:a="http://schemas.openxmlformats.org/drawingml/2006/main">
              <a:ext uri="{FF2B5EF4-FFF2-40B4-BE49-F238E27FC236}">
                <a16:creationId xmlns:a16="http://schemas.microsoft.com/office/drawing/2014/main" id="{380D6409-FF02-4E46-810C-68B08EA173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80D6409-FF02-4E46-810C-68B08EA173CE}"/>
                      </a:ext>
                    </a:extLst>
                  </pic:cNvPr>
                  <pic:cNvPicPr>
                    <a:picLocks noChangeAspect="1"/>
                  </pic:cNvPicPr>
                </pic:nvPicPr>
                <pic:blipFill>
                  <a:blip r:embed="rId1"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66400" cy="597600"/>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C6C69"/>
    <w:multiLevelType w:val="hybridMultilevel"/>
    <w:tmpl w:val="A272825C"/>
    <w:lvl w:ilvl="0" w:tplc="9E6052EC">
      <w:numFmt w:val="bullet"/>
      <w:lvlText w:val="•"/>
      <w:lvlJc w:val="left"/>
      <w:pPr>
        <w:ind w:left="1080" w:hanging="72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B576C8"/>
    <w:multiLevelType w:val="multilevel"/>
    <w:tmpl w:val="A9163550"/>
    <w:lvl w:ilvl="0">
      <w:start w:val="1"/>
      <w:numFmt w:val="decimal"/>
      <w:lvlText w:val="%1."/>
      <w:lvlJc w:val="left"/>
      <w:pPr>
        <w:tabs>
          <w:tab w:val="num" w:pos="0"/>
        </w:tabs>
        <w:ind w:left="0" w:hanging="851"/>
      </w:pPr>
      <w:rPr>
        <w:rFonts w:hint="default"/>
      </w:rPr>
    </w:lvl>
    <w:lvl w:ilvl="1">
      <w:start w:val="1"/>
      <w:numFmt w:val="decimal"/>
      <w:lvlText w:val="%1.%2."/>
      <w:lvlJc w:val="left"/>
      <w:pPr>
        <w:tabs>
          <w:tab w:val="num" w:pos="0"/>
        </w:tabs>
        <w:ind w:left="0" w:hanging="851"/>
      </w:pPr>
      <w:rPr>
        <w:rFonts w:hint="default"/>
      </w:rPr>
    </w:lvl>
    <w:lvl w:ilvl="2">
      <w:start w:val="1"/>
      <w:numFmt w:val="bullet"/>
      <w:pStyle w:val="l"/>
      <w:lvlText w:val="-"/>
      <w:lvlJc w:val="left"/>
      <w:pPr>
        <w:tabs>
          <w:tab w:val="num" w:pos="284"/>
        </w:tabs>
        <w:ind w:left="284" w:hanging="284"/>
      </w:pPr>
      <w:rPr>
        <w:rFonts w:ascii="Times New Roman" w:hAnsi="Times New Roman" w:cs="Times New Roman" w:hint="default"/>
      </w:rPr>
    </w:lvl>
    <w:lvl w:ilvl="3">
      <w:start w:val="1"/>
      <w:numFmt w:val="decimal"/>
      <w:lvlText w:val="%1.%2.%3.%4."/>
      <w:lvlJc w:val="left"/>
      <w:pPr>
        <w:tabs>
          <w:tab w:val="num" w:pos="1593"/>
        </w:tabs>
        <w:ind w:left="1161" w:hanging="648"/>
      </w:pPr>
      <w:rPr>
        <w:rFonts w:hint="default"/>
      </w:rPr>
    </w:lvl>
    <w:lvl w:ilvl="4">
      <w:start w:val="1"/>
      <w:numFmt w:val="decimal"/>
      <w:lvlText w:val="%1.%2.%3.%4.%5."/>
      <w:lvlJc w:val="left"/>
      <w:pPr>
        <w:tabs>
          <w:tab w:val="num" w:pos="2313"/>
        </w:tabs>
        <w:ind w:left="1665" w:hanging="792"/>
      </w:pPr>
      <w:rPr>
        <w:rFonts w:hint="default"/>
      </w:rPr>
    </w:lvl>
    <w:lvl w:ilvl="5">
      <w:start w:val="1"/>
      <w:numFmt w:val="decimal"/>
      <w:lvlText w:val="%1.%2.%3.%4.%5.%6."/>
      <w:lvlJc w:val="left"/>
      <w:pPr>
        <w:tabs>
          <w:tab w:val="num" w:pos="3033"/>
        </w:tabs>
        <w:ind w:left="2169" w:hanging="936"/>
      </w:pPr>
      <w:rPr>
        <w:rFonts w:hint="default"/>
      </w:rPr>
    </w:lvl>
    <w:lvl w:ilvl="6">
      <w:start w:val="1"/>
      <w:numFmt w:val="decimal"/>
      <w:lvlText w:val="%1.%2.%3.%4.%5.%6.%7."/>
      <w:lvlJc w:val="left"/>
      <w:pPr>
        <w:tabs>
          <w:tab w:val="num" w:pos="3753"/>
        </w:tabs>
        <w:ind w:left="2673" w:hanging="1080"/>
      </w:pPr>
      <w:rPr>
        <w:rFonts w:hint="default"/>
      </w:rPr>
    </w:lvl>
    <w:lvl w:ilvl="7">
      <w:start w:val="1"/>
      <w:numFmt w:val="decimal"/>
      <w:lvlText w:val="%1.%2.%3.%4.%5.%6.%7.%8."/>
      <w:lvlJc w:val="left"/>
      <w:pPr>
        <w:tabs>
          <w:tab w:val="num" w:pos="4113"/>
        </w:tabs>
        <w:ind w:left="3177" w:hanging="1224"/>
      </w:pPr>
      <w:rPr>
        <w:rFonts w:hint="default"/>
      </w:rPr>
    </w:lvl>
    <w:lvl w:ilvl="8">
      <w:start w:val="1"/>
      <w:numFmt w:val="decimal"/>
      <w:lvlText w:val="%1.%2.%3.%4.%5.%6.%7.%8.%9."/>
      <w:lvlJc w:val="left"/>
      <w:pPr>
        <w:tabs>
          <w:tab w:val="num" w:pos="4833"/>
        </w:tabs>
        <w:ind w:left="3753" w:hanging="1440"/>
      </w:pPr>
      <w:rPr>
        <w:rFonts w:hint="default"/>
      </w:rPr>
    </w:lvl>
  </w:abstractNum>
  <w:abstractNum w:abstractNumId="2" w15:restartNumberingAfterBreak="0">
    <w:nsid w:val="074F0B94"/>
    <w:multiLevelType w:val="hybridMultilevel"/>
    <w:tmpl w:val="C8EED1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910013"/>
    <w:multiLevelType w:val="hybridMultilevel"/>
    <w:tmpl w:val="312C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DF21F7"/>
    <w:multiLevelType w:val="hybridMultilevel"/>
    <w:tmpl w:val="4D9CBE94"/>
    <w:lvl w:ilvl="0" w:tplc="DE029A5A">
      <w:start w:val="5"/>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3E2C75"/>
    <w:multiLevelType w:val="hybridMultilevel"/>
    <w:tmpl w:val="9372EB24"/>
    <w:lvl w:ilvl="0" w:tplc="00A07BFA">
      <w:start w:val="23"/>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C3999"/>
    <w:multiLevelType w:val="hybridMultilevel"/>
    <w:tmpl w:val="36F84A30"/>
    <w:lvl w:ilvl="0" w:tplc="2782EB30">
      <w:start w:val="8"/>
      <w:numFmt w:val="bullet"/>
      <w:lvlText w:val="-"/>
      <w:lvlJc w:val="left"/>
      <w:pPr>
        <w:ind w:left="1080" w:hanging="360"/>
      </w:pPr>
      <w:rPr>
        <w:rFonts w:ascii="Arial" w:eastAsia="Calibr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5B15B8C"/>
    <w:multiLevelType w:val="hybridMultilevel"/>
    <w:tmpl w:val="84B479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723C2B"/>
    <w:multiLevelType w:val="hybridMultilevel"/>
    <w:tmpl w:val="EB441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1959E3"/>
    <w:multiLevelType w:val="hybridMultilevel"/>
    <w:tmpl w:val="525AB7C2"/>
    <w:lvl w:ilvl="0" w:tplc="4D288390">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3">
      <w:start w:val="1"/>
      <w:numFmt w:val="bullet"/>
      <w:lvlText w:val="o"/>
      <w:lvlJc w:val="left"/>
      <w:pPr>
        <w:ind w:left="1800" w:hanging="180"/>
      </w:pPr>
      <w:rPr>
        <w:rFonts w:ascii="Courier New" w:hAnsi="Courier New" w:cs="Courier New"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F971E62"/>
    <w:multiLevelType w:val="hybridMultilevel"/>
    <w:tmpl w:val="B672B936"/>
    <w:lvl w:ilvl="0" w:tplc="0910FC88">
      <w:start w:val="1"/>
      <w:numFmt w:val="bullet"/>
      <w:pStyle w:val="ListParagraph"/>
      <w:lvlText w:val=""/>
      <w:lvlJc w:val="left"/>
      <w:pPr>
        <w:ind w:left="360" w:hanging="360"/>
      </w:pPr>
      <w:rPr>
        <w:rFonts w:ascii="Wingdings" w:hAnsi="Wingdings" w:hint="default"/>
        <w:color w:val="0067C8" w:themeColor="accent4"/>
      </w:rPr>
    </w:lvl>
    <w:lvl w:ilvl="1" w:tplc="A99068B8">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2240956"/>
    <w:multiLevelType w:val="hybridMultilevel"/>
    <w:tmpl w:val="14601108"/>
    <w:lvl w:ilvl="0" w:tplc="41B4FFD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358222F"/>
    <w:multiLevelType w:val="hybridMultilevel"/>
    <w:tmpl w:val="19344C2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5BE29F2"/>
    <w:multiLevelType w:val="hybridMultilevel"/>
    <w:tmpl w:val="C88C5E6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C3D4F87"/>
    <w:multiLevelType w:val="hybridMultilevel"/>
    <w:tmpl w:val="718A2F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ECD1C44"/>
    <w:multiLevelType w:val="hybridMultilevel"/>
    <w:tmpl w:val="9FCA9FC0"/>
    <w:lvl w:ilvl="0" w:tplc="99BE9FF2">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FB86AF0"/>
    <w:multiLevelType w:val="hybridMultilevel"/>
    <w:tmpl w:val="E118E2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E7388"/>
    <w:multiLevelType w:val="hybridMultilevel"/>
    <w:tmpl w:val="394C6414"/>
    <w:lvl w:ilvl="0" w:tplc="B41C26BA">
      <w:start w:val="1"/>
      <w:numFmt w:val="bullet"/>
      <w:pStyle w:val="Sl"/>
      <w:lvlText w:val=""/>
      <w:lvlJc w:val="left"/>
      <w:pPr>
        <w:ind w:left="1233" w:hanging="360"/>
      </w:pPr>
      <w:rPr>
        <w:rFonts w:ascii="Symbol" w:hAnsi="Symbol" w:hint="default"/>
      </w:rPr>
    </w:lvl>
    <w:lvl w:ilvl="1" w:tplc="08090003" w:tentative="1">
      <w:start w:val="1"/>
      <w:numFmt w:val="bullet"/>
      <w:lvlText w:val="o"/>
      <w:lvlJc w:val="left"/>
      <w:pPr>
        <w:ind w:left="1953" w:hanging="360"/>
      </w:pPr>
      <w:rPr>
        <w:rFonts w:ascii="Courier New" w:hAnsi="Courier New" w:cs="Courier New" w:hint="default"/>
      </w:rPr>
    </w:lvl>
    <w:lvl w:ilvl="2" w:tplc="08090005" w:tentative="1">
      <w:start w:val="1"/>
      <w:numFmt w:val="bullet"/>
      <w:lvlText w:val=""/>
      <w:lvlJc w:val="left"/>
      <w:pPr>
        <w:ind w:left="2673" w:hanging="360"/>
      </w:pPr>
      <w:rPr>
        <w:rFonts w:ascii="Wingdings" w:hAnsi="Wingdings" w:hint="default"/>
      </w:rPr>
    </w:lvl>
    <w:lvl w:ilvl="3" w:tplc="08090001" w:tentative="1">
      <w:start w:val="1"/>
      <w:numFmt w:val="bullet"/>
      <w:lvlText w:val=""/>
      <w:lvlJc w:val="left"/>
      <w:pPr>
        <w:ind w:left="3393" w:hanging="360"/>
      </w:pPr>
      <w:rPr>
        <w:rFonts w:ascii="Symbol" w:hAnsi="Symbol" w:hint="default"/>
      </w:rPr>
    </w:lvl>
    <w:lvl w:ilvl="4" w:tplc="08090003" w:tentative="1">
      <w:start w:val="1"/>
      <w:numFmt w:val="bullet"/>
      <w:lvlText w:val="o"/>
      <w:lvlJc w:val="left"/>
      <w:pPr>
        <w:ind w:left="4113" w:hanging="360"/>
      </w:pPr>
      <w:rPr>
        <w:rFonts w:ascii="Courier New" w:hAnsi="Courier New" w:cs="Courier New" w:hint="default"/>
      </w:rPr>
    </w:lvl>
    <w:lvl w:ilvl="5" w:tplc="08090005" w:tentative="1">
      <w:start w:val="1"/>
      <w:numFmt w:val="bullet"/>
      <w:lvlText w:val=""/>
      <w:lvlJc w:val="left"/>
      <w:pPr>
        <w:ind w:left="4833" w:hanging="360"/>
      </w:pPr>
      <w:rPr>
        <w:rFonts w:ascii="Wingdings" w:hAnsi="Wingdings" w:hint="default"/>
      </w:rPr>
    </w:lvl>
    <w:lvl w:ilvl="6" w:tplc="08090001" w:tentative="1">
      <w:start w:val="1"/>
      <w:numFmt w:val="bullet"/>
      <w:lvlText w:val=""/>
      <w:lvlJc w:val="left"/>
      <w:pPr>
        <w:ind w:left="5553" w:hanging="360"/>
      </w:pPr>
      <w:rPr>
        <w:rFonts w:ascii="Symbol" w:hAnsi="Symbol" w:hint="default"/>
      </w:rPr>
    </w:lvl>
    <w:lvl w:ilvl="7" w:tplc="08090003" w:tentative="1">
      <w:start w:val="1"/>
      <w:numFmt w:val="bullet"/>
      <w:lvlText w:val="o"/>
      <w:lvlJc w:val="left"/>
      <w:pPr>
        <w:ind w:left="6273" w:hanging="360"/>
      </w:pPr>
      <w:rPr>
        <w:rFonts w:ascii="Courier New" w:hAnsi="Courier New" w:cs="Courier New" w:hint="default"/>
      </w:rPr>
    </w:lvl>
    <w:lvl w:ilvl="8" w:tplc="08090005" w:tentative="1">
      <w:start w:val="1"/>
      <w:numFmt w:val="bullet"/>
      <w:lvlText w:val=""/>
      <w:lvlJc w:val="left"/>
      <w:pPr>
        <w:ind w:left="6993" w:hanging="360"/>
      </w:pPr>
      <w:rPr>
        <w:rFonts w:ascii="Wingdings" w:hAnsi="Wingdings" w:hint="default"/>
      </w:rPr>
    </w:lvl>
  </w:abstractNum>
  <w:abstractNum w:abstractNumId="18" w15:restartNumberingAfterBreak="0">
    <w:nsid w:val="4D557105"/>
    <w:multiLevelType w:val="hybridMultilevel"/>
    <w:tmpl w:val="532AE9EC"/>
    <w:lvl w:ilvl="0" w:tplc="9E6052EC">
      <w:numFmt w:val="bullet"/>
      <w:lvlText w:val="•"/>
      <w:lvlJc w:val="left"/>
      <w:pPr>
        <w:ind w:left="1080" w:hanging="72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654263"/>
    <w:multiLevelType w:val="hybridMultilevel"/>
    <w:tmpl w:val="02642BA6"/>
    <w:lvl w:ilvl="0" w:tplc="27D6C6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30E0B81"/>
    <w:multiLevelType w:val="hybridMultilevel"/>
    <w:tmpl w:val="9E5CCA48"/>
    <w:lvl w:ilvl="0" w:tplc="B0D67158">
      <w:numFmt w:val="bullet"/>
      <w:lvlText w:val="•"/>
      <w:lvlJc w:val="left"/>
      <w:pPr>
        <w:ind w:left="1080" w:hanging="720"/>
      </w:pPr>
      <w:rPr>
        <w:rFonts w:ascii="Segoe UI Semilight" w:eastAsia="Calibri" w:hAnsi="Segoe UI Semilight" w:cs="Segoe UI Semiligh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8E51B48"/>
    <w:multiLevelType w:val="hybridMultilevel"/>
    <w:tmpl w:val="130ADFEE"/>
    <w:lvl w:ilvl="0" w:tplc="F9A622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5305EF"/>
    <w:multiLevelType w:val="hybridMultilevel"/>
    <w:tmpl w:val="C948602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96D6D3D"/>
    <w:multiLevelType w:val="multilevel"/>
    <w:tmpl w:val="0BCAA95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CBA072F"/>
    <w:multiLevelType w:val="hybridMultilevel"/>
    <w:tmpl w:val="C5886B54"/>
    <w:lvl w:ilvl="0" w:tplc="2BB061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0A41EF"/>
    <w:multiLevelType w:val="hybridMultilevel"/>
    <w:tmpl w:val="1B4EF240"/>
    <w:lvl w:ilvl="0" w:tplc="09F8CEAC">
      <w:start w:val="1"/>
      <w:numFmt w:val="decimal"/>
      <w:pStyle w:val="ListNumbered"/>
      <w:lvlText w:val="%1)"/>
      <w:lvlJc w:val="left"/>
      <w:pPr>
        <w:ind w:left="360" w:hanging="360"/>
      </w:pPr>
      <w:rPr>
        <w:rFonts w:hint="default"/>
        <w:b/>
        <w:i w:val="0"/>
        <w:color w:val="ED7D31"/>
      </w:rPr>
    </w:lvl>
    <w:lvl w:ilvl="1" w:tplc="A99068B8">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3841DE1"/>
    <w:multiLevelType w:val="hybridMultilevel"/>
    <w:tmpl w:val="F3A4798C"/>
    <w:lvl w:ilvl="0" w:tplc="DE029A5A">
      <w:start w:val="5"/>
      <w:numFmt w:val="bullet"/>
      <w:lvlText w:val="•"/>
      <w:lvlJc w:val="left"/>
      <w:pPr>
        <w:ind w:left="1080" w:hanging="72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E33D95"/>
    <w:multiLevelType w:val="hybridMultilevel"/>
    <w:tmpl w:val="26FAC46A"/>
    <w:lvl w:ilvl="0" w:tplc="DB1EA652">
      <w:start w:val="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A7E34CC"/>
    <w:multiLevelType w:val="hybridMultilevel"/>
    <w:tmpl w:val="312CEF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1B7072"/>
    <w:multiLevelType w:val="hybridMultilevel"/>
    <w:tmpl w:val="30C0C568"/>
    <w:lvl w:ilvl="0" w:tplc="0CE88E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F47BE8"/>
    <w:multiLevelType w:val="hybridMultilevel"/>
    <w:tmpl w:val="E118E2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74274E"/>
    <w:multiLevelType w:val="hybridMultilevel"/>
    <w:tmpl w:val="830A8C80"/>
    <w:lvl w:ilvl="0" w:tplc="9E6052EC">
      <w:numFmt w:val="bullet"/>
      <w:lvlText w:val="•"/>
      <w:lvlJc w:val="left"/>
      <w:pPr>
        <w:ind w:left="1080" w:hanging="72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AEC099F"/>
    <w:multiLevelType w:val="hybridMultilevel"/>
    <w:tmpl w:val="978C4AC6"/>
    <w:lvl w:ilvl="0" w:tplc="B0D67158">
      <w:numFmt w:val="bullet"/>
      <w:lvlText w:val="•"/>
      <w:lvlJc w:val="left"/>
      <w:pPr>
        <w:ind w:left="1080" w:hanging="720"/>
      </w:pPr>
      <w:rPr>
        <w:rFonts w:ascii="Segoe UI Semilight" w:eastAsia="Calibri" w:hAnsi="Segoe UI Semilight" w:cs="Segoe UI Semiligh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8236D"/>
    <w:multiLevelType w:val="hybridMultilevel"/>
    <w:tmpl w:val="64F0C96E"/>
    <w:lvl w:ilvl="0" w:tplc="5EA078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987764"/>
    <w:multiLevelType w:val="hybridMultilevel"/>
    <w:tmpl w:val="CB7AAF84"/>
    <w:lvl w:ilvl="0" w:tplc="9E6052EC">
      <w:numFmt w:val="bullet"/>
      <w:lvlText w:val="•"/>
      <w:lvlJc w:val="left"/>
      <w:pPr>
        <w:ind w:left="1080" w:hanging="72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E6709C2"/>
    <w:multiLevelType w:val="hybridMultilevel"/>
    <w:tmpl w:val="DF9CEDBA"/>
    <w:lvl w:ilvl="0" w:tplc="D79E834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6001161">
    <w:abstractNumId w:val="10"/>
  </w:num>
  <w:num w:numId="2" w16cid:durableId="1593077431">
    <w:abstractNumId w:val="25"/>
  </w:num>
  <w:num w:numId="3" w16cid:durableId="1156413632">
    <w:abstractNumId w:val="1"/>
  </w:num>
  <w:num w:numId="4" w16cid:durableId="2012027278">
    <w:abstractNumId w:val="17"/>
  </w:num>
  <w:num w:numId="5" w16cid:durableId="320810432">
    <w:abstractNumId w:val="7"/>
  </w:num>
  <w:num w:numId="6" w16cid:durableId="1832452734">
    <w:abstractNumId w:val="33"/>
  </w:num>
  <w:num w:numId="7" w16cid:durableId="1484081353">
    <w:abstractNumId w:val="20"/>
  </w:num>
  <w:num w:numId="8" w16cid:durableId="139539782">
    <w:abstractNumId w:val="32"/>
  </w:num>
  <w:num w:numId="9" w16cid:durableId="563024667">
    <w:abstractNumId w:val="4"/>
  </w:num>
  <w:num w:numId="10" w16cid:durableId="1721442052">
    <w:abstractNumId w:val="26"/>
  </w:num>
  <w:num w:numId="11" w16cid:durableId="1018657948">
    <w:abstractNumId w:val="23"/>
  </w:num>
  <w:num w:numId="12" w16cid:durableId="1011881494">
    <w:abstractNumId w:val="9"/>
  </w:num>
  <w:num w:numId="13" w16cid:durableId="1535535847">
    <w:abstractNumId w:val="27"/>
  </w:num>
  <w:num w:numId="14" w16cid:durableId="399325864">
    <w:abstractNumId w:val="2"/>
  </w:num>
  <w:num w:numId="15" w16cid:durableId="248198994">
    <w:abstractNumId w:val="3"/>
  </w:num>
  <w:num w:numId="16" w16cid:durableId="1701666965">
    <w:abstractNumId w:val="30"/>
  </w:num>
  <w:num w:numId="17" w16cid:durableId="1490903493">
    <w:abstractNumId w:val="16"/>
  </w:num>
  <w:num w:numId="18" w16cid:durableId="869299922">
    <w:abstractNumId w:val="12"/>
  </w:num>
  <w:num w:numId="19" w16cid:durableId="262304352">
    <w:abstractNumId w:val="14"/>
  </w:num>
  <w:num w:numId="20" w16cid:durableId="2082369130">
    <w:abstractNumId w:val="13"/>
  </w:num>
  <w:num w:numId="21" w16cid:durableId="847867823">
    <w:abstractNumId w:val="28"/>
  </w:num>
  <w:num w:numId="22" w16cid:durableId="58940025">
    <w:abstractNumId w:val="6"/>
  </w:num>
  <w:num w:numId="23" w16cid:durableId="1845702091">
    <w:abstractNumId w:val="5"/>
  </w:num>
  <w:num w:numId="24" w16cid:durableId="1422680687">
    <w:abstractNumId w:val="21"/>
  </w:num>
  <w:num w:numId="25" w16cid:durableId="1312101119">
    <w:abstractNumId w:val="35"/>
  </w:num>
  <w:num w:numId="26" w16cid:durableId="1038314249">
    <w:abstractNumId w:val="19"/>
  </w:num>
  <w:num w:numId="27" w16cid:durableId="441807806">
    <w:abstractNumId w:val="11"/>
  </w:num>
  <w:num w:numId="28" w16cid:durableId="205722708">
    <w:abstractNumId w:val="29"/>
  </w:num>
  <w:num w:numId="29" w16cid:durableId="1940747028">
    <w:abstractNumId w:val="24"/>
  </w:num>
  <w:num w:numId="30" w16cid:durableId="2013947794">
    <w:abstractNumId w:val="8"/>
  </w:num>
  <w:num w:numId="31" w16cid:durableId="1552419028">
    <w:abstractNumId w:val="31"/>
  </w:num>
  <w:num w:numId="32" w16cid:durableId="1088383184">
    <w:abstractNumId w:val="18"/>
  </w:num>
  <w:num w:numId="33" w16cid:durableId="1101146351">
    <w:abstractNumId w:val="0"/>
  </w:num>
  <w:num w:numId="34" w16cid:durableId="1442189565">
    <w:abstractNumId w:val="34"/>
  </w:num>
  <w:num w:numId="35" w16cid:durableId="183515665">
    <w:abstractNumId w:val="22"/>
  </w:num>
  <w:num w:numId="36" w16cid:durableId="1561820343">
    <w:abstractNumId w:val="1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rian Tate">
    <w15:presenceInfo w15:providerId="AD" w15:userId="S::adrian.tate@nag.co.uk::c6644370-3585-4ff7-9503-49c6c7dbcd59"/>
  </w15:person>
  <w15:person w15:author="John Holden">
    <w15:presenceInfo w15:providerId="AD" w15:userId="S::john.holden@nag.co.uk::6891c818-edf6-4acc-9da2-1fffb61d9f95"/>
  </w15:person>
  <w15:person w15:author="Francois Cassier">
    <w15:presenceInfo w15:providerId="AD" w15:userId="S::francois.cassier@nag.com::ea5a730c-dd72-4bfa-be53-2e3db0aaba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displayBackgroundShape/>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A28"/>
    <w:rsid w:val="000000F5"/>
    <w:rsid w:val="0000104C"/>
    <w:rsid w:val="00002017"/>
    <w:rsid w:val="0000226E"/>
    <w:rsid w:val="0000391A"/>
    <w:rsid w:val="0000426A"/>
    <w:rsid w:val="00004E03"/>
    <w:rsid w:val="00006FD4"/>
    <w:rsid w:val="000073E7"/>
    <w:rsid w:val="0000741F"/>
    <w:rsid w:val="00010614"/>
    <w:rsid w:val="0001099E"/>
    <w:rsid w:val="00010CBC"/>
    <w:rsid w:val="00011AE5"/>
    <w:rsid w:val="000143C7"/>
    <w:rsid w:val="00014442"/>
    <w:rsid w:val="00015416"/>
    <w:rsid w:val="000158DB"/>
    <w:rsid w:val="000158E9"/>
    <w:rsid w:val="0001638B"/>
    <w:rsid w:val="000176C3"/>
    <w:rsid w:val="0002026C"/>
    <w:rsid w:val="00020606"/>
    <w:rsid w:val="00021F4B"/>
    <w:rsid w:val="00021F72"/>
    <w:rsid w:val="00023321"/>
    <w:rsid w:val="0002363B"/>
    <w:rsid w:val="00023A4E"/>
    <w:rsid w:val="00023C29"/>
    <w:rsid w:val="0002496F"/>
    <w:rsid w:val="00024AF6"/>
    <w:rsid w:val="0002529D"/>
    <w:rsid w:val="0002555A"/>
    <w:rsid w:val="00025A2C"/>
    <w:rsid w:val="00025F11"/>
    <w:rsid w:val="00027B26"/>
    <w:rsid w:val="00027E9B"/>
    <w:rsid w:val="00030177"/>
    <w:rsid w:val="000313CD"/>
    <w:rsid w:val="00031834"/>
    <w:rsid w:val="00032EA3"/>
    <w:rsid w:val="00032F2D"/>
    <w:rsid w:val="00036361"/>
    <w:rsid w:val="00036F77"/>
    <w:rsid w:val="00040681"/>
    <w:rsid w:val="0004095B"/>
    <w:rsid w:val="00040AA6"/>
    <w:rsid w:val="00041E16"/>
    <w:rsid w:val="00042D40"/>
    <w:rsid w:val="00042FD5"/>
    <w:rsid w:val="00043100"/>
    <w:rsid w:val="000443AE"/>
    <w:rsid w:val="000444A9"/>
    <w:rsid w:val="00044C1D"/>
    <w:rsid w:val="000457A2"/>
    <w:rsid w:val="0005033D"/>
    <w:rsid w:val="000505C5"/>
    <w:rsid w:val="000515FA"/>
    <w:rsid w:val="00051DDC"/>
    <w:rsid w:val="00052109"/>
    <w:rsid w:val="0005257D"/>
    <w:rsid w:val="0005276D"/>
    <w:rsid w:val="00054D81"/>
    <w:rsid w:val="0005628C"/>
    <w:rsid w:val="00057B1E"/>
    <w:rsid w:val="00060BEF"/>
    <w:rsid w:val="00060D85"/>
    <w:rsid w:val="000616F5"/>
    <w:rsid w:val="000619B0"/>
    <w:rsid w:val="00062762"/>
    <w:rsid w:val="00063708"/>
    <w:rsid w:val="00063F94"/>
    <w:rsid w:val="000641C6"/>
    <w:rsid w:val="000648EE"/>
    <w:rsid w:val="00064BE6"/>
    <w:rsid w:val="00064CA1"/>
    <w:rsid w:val="00064DF8"/>
    <w:rsid w:val="000655AB"/>
    <w:rsid w:val="00065814"/>
    <w:rsid w:val="000660EC"/>
    <w:rsid w:val="00067C3C"/>
    <w:rsid w:val="00070127"/>
    <w:rsid w:val="000706B5"/>
    <w:rsid w:val="000709CF"/>
    <w:rsid w:val="000709EB"/>
    <w:rsid w:val="00073E0F"/>
    <w:rsid w:val="00074E50"/>
    <w:rsid w:val="00075964"/>
    <w:rsid w:val="00075D01"/>
    <w:rsid w:val="00076260"/>
    <w:rsid w:val="00080108"/>
    <w:rsid w:val="00080684"/>
    <w:rsid w:val="000829C8"/>
    <w:rsid w:val="000830DF"/>
    <w:rsid w:val="00083B23"/>
    <w:rsid w:val="00084EBB"/>
    <w:rsid w:val="00084FCD"/>
    <w:rsid w:val="00086532"/>
    <w:rsid w:val="00090455"/>
    <w:rsid w:val="000904EF"/>
    <w:rsid w:val="00092EB1"/>
    <w:rsid w:val="000932D5"/>
    <w:rsid w:val="0009396F"/>
    <w:rsid w:val="00094130"/>
    <w:rsid w:val="00094E7E"/>
    <w:rsid w:val="000956E2"/>
    <w:rsid w:val="0009686C"/>
    <w:rsid w:val="00097288"/>
    <w:rsid w:val="0009750C"/>
    <w:rsid w:val="00097B57"/>
    <w:rsid w:val="000A0299"/>
    <w:rsid w:val="000A0667"/>
    <w:rsid w:val="000A3170"/>
    <w:rsid w:val="000A4ABE"/>
    <w:rsid w:val="000A582D"/>
    <w:rsid w:val="000A60EB"/>
    <w:rsid w:val="000A6842"/>
    <w:rsid w:val="000A69EF"/>
    <w:rsid w:val="000A6A4E"/>
    <w:rsid w:val="000A7535"/>
    <w:rsid w:val="000A7B5C"/>
    <w:rsid w:val="000B23E0"/>
    <w:rsid w:val="000B2ABB"/>
    <w:rsid w:val="000B3525"/>
    <w:rsid w:val="000B4858"/>
    <w:rsid w:val="000B63E3"/>
    <w:rsid w:val="000C1353"/>
    <w:rsid w:val="000C14C1"/>
    <w:rsid w:val="000C14EA"/>
    <w:rsid w:val="000C1B55"/>
    <w:rsid w:val="000C26CD"/>
    <w:rsid w:val="000C3BAF"/>
    <w:rsid w:val="000C3BDF"/>
    <w:rsid w:val="000C4447"/>
    <w:rsid w:val="000C444F"/>
    <w:rsid w:val="000C4D7E"/>
    <w:rsid w:val="000C4DBC"/>
    <w:rsid w:val="000C55C6"/>
    <w:rsid w:val="000C5792"/>
    <w:rsid w:val="000C7518"/>
    <w:rsid w:val="000C753A"/>
    <w:rsid w:val="000C7BE7"/>
    <w:rsid w:val="000D00A7"/>
    <w:rsid w:val="000D052F"/>
    <w:rsid w:val="000D07C0"/>
    <w:rsid w:val="000D18FE"/>
    <w:rsid w:val="000D1988"/>
    <w:rsid w:val="000D2C4F"/>
    <w:rsid w:val="000D3756"/>
    <w:rsid w:val="000D4512"/>
    <w:rsid w:val="000D5233"/>
    <w:rsid w:val="000D53C9"/>
    <w:rsid w:val="000D57A7"/>
    <w:rsid w:val="000D5EE1"/>
    <w:rsid w:val="000D6401"/>
    <w:rsid w:val="000D6E3F"/>
    <w:rsid w:val="000D6EF8"/>
    <w:rsid w:val="000E01FC"/>
    <w:rsid w:val="000E07EA"/>
    <w:rsid w:val="000E0879"/>
    <w:rsid w:val="000E089B"/>
    <w:rsid w:val="000E13CF"/>
    <w:rsid w:val="000E19BB"/>
    <w:rsid w:val="000E21E3"/>
    <w:rsid w:val="000E2472"/>
    <w:rsid w:val="000E2612"/>
    <w:rsid w:val="000E2FCC"/>
    <w:rsid w:val="000E33DE"/>
    <w:rsid w:val="000E3705"/>
    <w:rsid w:val="000E423B"/>
    <w:rsid w:val="000E43B2"/>
    <w:rsid w:val="000E5657"/>
    <w:rsid w:val="000E5706"/>
    <w:rsid w:val="000E61DE"/>
    <w:rsid w:val="000E65C1"/>
    <w:rsid w:val="000E6F06"/>
    <w:rsid w:val="000E70D8"/>
    <w:rsid w:val="000F0A5F"/>
    <w:rsid w:val="000F0D35"/>
    <w:rsid w:val="000F248E"/>
    <w:rsid w:val="000F2763"/>
    <w:rsid w:val="000F43B7"/>
    <w:rsid w:val="000F6112"/>
    <w:rsid w:val="000F6BB7"/>
    <w:rsid w:val="00101C02"/>
    <w:rsid w:val="00102403"/>
    <w:rsid w:val="001027C0"/>
    <w:rsid w:val="00103E2E"/>
    <w:rsid w:val="00104538"/>
    <w:rsid w:val="00104985"/>
    <w:rsid w:val="00104A28"/>
    <w:rsid w:val="001050AC"/>
    <w:rsid w:val="001053A0"/>
    <w:rsid w:val="001059FA"/>
    <w:rsid w:val="00106595"/>
    <w:rsid w:val="00106A1C"/>
    <w:rsid w:val="00106AF9"/>
    <w:rsid w:val="001076E4"/>
    <w:rsid w:val="00110B44"/>
    <w:rsid w:val="00110D7B"/>
    <w:rsid w:val="00111174"/>
    <w:rsid w:val="00111322"/>
    <w:rsid w:val="00112978"/>
    <w:rsid w:val="00112C77"/>
    <w:rsid w:val="001131EA"/>
    <w:rsid w:val="00115686"/>
    <w:rsid w:val="00116221"/>
    <w:rsid w:val="00117190"/>
    <w:rsid w:val="00120CED"/>
    <w:rsid w:val="00121023"/>
    <w:rsid w:val="001213DC"/>
    <w:rsid w:val="001213EA"/>
    <w:rsid w:val="00122986"/>
    <w:rsid w:val="00123F94"/>
    <w:rsid w:val="00126552"/>
    <w:rsid w:val="001307FA"/>
    <w:rsid w:val="00131CBB"/>
    <w:rsid w:val="0013233A"/>
    <w:rsid w:val="0013299C"/>
    <w:rsid w:val="00132A94"/>
    <w:rsid w:val="00133BBB"/>
    <w:rsid w:val="001343A2"/>
    <w:rsid w:val="00134F7E"/>
    <w:rsid w:val="00135B45"/>
    <w:rsid w:val="0013647A"/>
    <w:rsid w:val="0013663D"/>
    <w:rsid w:val="00136B06"/>
    <w:rsid w:val="00136DC7"/>
    <w:rsid w:val="00136E30"/>
    <w:rsid w:val="00137849"/>
    <w:rsid w:val="00140C8E"/>
    <w:rsid w:val="00141F87"/>
    <w:rsid w:val="00142E27"/>
    <w:rsid w:val="00143AE3"/>
    <w:rsid w:val="00143CD3"/>
    <w:rsid w:val="00144280"/>
    <w:rsid w:val="00144F37"/>
    <w:rsid w:val="001471E0"/>
    <w:rsid w:val="001473F0"/>
    <w:rsid w:val="00152676"/>
    <w:rsid w:val="001538CA"/>
    <w:rsid w:val="0015390B"/>
    <w:rsid w:val="00153D4C"/>
    <w:rsid w:val="00154130"/>
    <w:rsid w:val="00154A81"/>
    <w:rsid w:val="001570A5"/>
    <w:rsid w:val="00157814"/>
    <w:rsid w:val="00160061"/>
    <w:rsid w:val="00161B55"/>
    <w:rsid w:val="00161F7B"/>
    <w:rsid w:val="0016248C"/>
    <w:rsid w:val="0016256A"/>
    <w:rsid w:val="0016372F"/>
    <w:rsid w:val="001639DF"/>
    <w:rsid w:val="00163CC4"/>
    <w:rsid w:val="00163FE3"/>
    <w:rsid w:val="001642B3"/>
    <w:rsid w:val="001646BB"/>
    <w:rsid w:val="00164925"/>
    <w:rsid w:val="00165E1E"/>
    <w:rsid w:val="001666A8"/>
    <w:rsid w:val="00166A6D"/>
    <w:rsid w:val="001678CF"/>
    <w:rsid w:val="001679DE"/>
    <w:rsid w:val="00167D95"/>
    <w:rsid w:val="00170281"/>
    <w:rsid w:val="001714C2"/>
    <w:rsid w:val="00171545"/>
    <w:rsid w:val="00171890"/>
    <w:rsid w:val="001718D8"/>
    <w:rsid w:val="001720A4"/>
    <w:rsid w:val="00173696"/>
    <w:rsid w:val="00173EB0"/>
    <w:rsid w:val="00173EC1"/>
    <w:rsid w:val="0017445B"/>
    <w:rsid w:val="001753DD"/>
    <w:rsid w:val="0017581A"/>
    <w:rsid w:val="00180792"/>
    <w:rsid w:val="001810AA"/>
    <w:rsid w:val="00181E24"/>
    <w:rsid w:val="001824F0"/>
    <w:rsid w:val="00182B02"/>
    <w:rsid w:val="00182E35"/>
    <w:rsid w:val="00183358"/>
    <w:rsid w:val="0018519A"/>
    <w:rsid w:val="00185545"/>
    <w:rsid w:val="00185EF5"/>
    <w:rsid w:val="001866CC"/>
    <w:rsid w:val="00187F84"/>
    <w:rsid w:val="00191EB2"/>
    <w:rsid w:val="0019206D"/>
    <w:rsid w:val="00194367"/>
    <w:rsid w:val="00194971"/>
    <w:rsid w:val="001954F7"/>
    <w:rsid w:val="0019550C"/>
    <w:rsid w:val="00195DBE"/>
    <w:rsid w:val="0019692C"/>
    <w:rsid w:val="001969A0"/>
    <w:rsid w:val="001A0060"/>
    <w:rsid w:val="001A110F"/>
    <w:rsid w:val="001A116E"/>
    <w:rsid w:val="001A28A2"/>
    <w:rsid w:val="001A31DB"/>
    <w:rsid w:val="001A5170"/>
    <w:rsid w:val="001A55E4"/>
    <w:rsid w:val="001A5AAA"/>
    <w:rsid w:val="001A6FC1"/>
    <w:rsid w:val="001A78AC"/>
    <w:rsid w:val="001B0275"/>
    <w:rsid w:val="001B0CA0"/>
    <w:rsid w:val="001B0D23"/>
    <w:rsid w:val="001B2267"/>
    <w:rsid w:val="001B40D7"/>
    <w:rsid w:val="001B42D0"/>
    <w:rsid w:val="001B45BE"/>
    <w:rsid w:val="001B50D8"/>
    <w:rsid w:val="001B5869"/>
    <w:rsid w:val="001B5C4C"/>
    <w:rsid w:val="001B641B"/>
    <w:rsid w:val="001B6A77"/>
    <w:rsid w:val="001B6F69"/>
    <w:rsid w:val="001B75E8"/>
    <w:rsid w:val="001C02FD"/>
    <w:rsid w:val="001C13B9"/>
    <w:rsid w:val="001C2831"/>
    <w:rsid w:val="001C2B36"/>
    <w:rsid w:val="001C2FAF"/>
    <w:rsid w:val="001C4D6C"/>
    <w:rsid w:val="001C4EE7"/>
    <w:rsid w:val="001C6169"/>
    <w:rsid w:val="001D0B29"/>
    <w:rsid w:val="001D3125"/>
    <w:rsid w:val="001D368E"/>
    <w:rsid w:val="001D4857"/>
    <w:rsid w:val="001D4C41"/>
    <w:rsid w:val="001D4E29"/>
    <w:rsid w:val="001D52BF"/>
    <w:rsid w:val="001D5E1F"/>
    <w:rsid w:val="001E0005"/>
    <w:rsid w:val="001E0BA9"/>
    <w:rsid w:val="001E11BD"/>
    <w:rsid w:val="001E2086"/>
    <w:rsid w:val="001E3784"/>
    <w:rsid w:val="001E3C13"/>
    <w:rsid w:val="001E6790"/>
    <w:rsid w:val="001E6C35"/>
    <w:rsid w:val="001E7E24"/>
    <w:rsid w:val="001F0A51"/>
    <w:rsid w:val="001F2B27"/>
    <w:rsid w:val="001F3A47"/>
    <w:rsid w:val="001F4C5E"/>
    <w:rsid w:val="001F50F9"/>
    <w:rsid w:val="001F760B"/>
    <w:rsid w:val="001F7D13"/>
    <w:rsid w:val="00200454"/>
    <w:rsid w:val="00200B42"/>
    <w:rsid w:val="002012E8"/>
    <w:rsid w:val="00201A70"/>
    <w:rsid w:val="002020D4"/>
    <w:rsid w:val="00202228"/>
    <w:rsid w:val="0020255A"/>
    <w:rsid w:val="00202C52"/>
    <w:rsid w:val="00203ED5"/>
    <w:rsid w:val="00204152"/>
    <w:rsid w:val="00205273"/>
    <w:rsid w:val="002061B6"/>
    <w:rsid w:val="002063EF"/>
    <w:rsid w:val="00206482"/>
    <w:rsid w:val="00207F21"/>
    <w:rsid w:val="002103D0"/>
    <w:rsid w:val="0021076B"/>
    <w:rsid w:val="00210B5F"/>
    <w:rsid w:val="002121BB"/>
    <w:rsid w:val="002128D8"/>
    <w:rsid w:val="0021320D"/>
    <w:rsid w:val="00216454"/>
    <w:rsid w:val="00216546"/>
    <w:rsid w:val="00216F35"/>
    <w:rsid w:val="00220759"/>
    <w:rsid w:val="002214F1"/>
    <w:rsid w:val="00221BC2"/>
    <w:rsid w:val="00222167"/>
    <w:rsid w:val="002223AE"/>
    <w:rsid w:val="00223B9C"/>
    <w:rsid w:val="00223BAE"/>
    <w:rsid w:val="00223E36"/>
    <w:rsid w:val="00224041"/>
    <w:rsid w:val="0022460A"/>
    <w:rsid w:val="00225CB4"/>
    <w:rsid w:val="00227114"/>
    <w:rsid w:val="00230526"/>
    <w:rsid w:val="002307CF"/>
    <w:rsid w:val="002307F0"/>
    <w:rsid w:val="00230864"/>
    <w:rsid w:val="002310BA"/>
    <w:rsid w:val="00231206"/>
    <w:rsid w:val="002313B0"/>
    <w:rsid w:val="00231655"/>
    <w:rsid w:val="002318C3"/>
    <w:rsid w:val="00231F8E"/>
    <w:rsid w:val="0023209C"/>
    <w:rsid w:val="00232350"/>
    <w:rsid w:val="002339FE"/>
    <w:rsid w:val="00234BDD"/>
    <w:rsid w:val="002352D2"/>
    <w:rsid w:val="0023662E"/>
    <w:rsid w:val="002373F2"/>
    <w:rsid w:val="002374D8"/>
    <w:rsid w:val="00237CA5"/>
    <w:rsid w:val="00237D1F"/>
    <w:rsid w:val="00240944"/>
    <w:rsid w:val="002415F4"/>
    <w:rsid w:val="00243635"/>
    <w:rsid w:val="002445C7"/>
    <w:rsid w:val="00245D9F"/>
    <w:rsid w:val="00246154"/>
    <w:rsid w:val="00246529"/>
    <w:rsid w:val="00246A86"/>
    <w:rsid w:val="00247684"/>
    <w:rsid w:val="002508AC"/>
    <w:rsid w:val="00250AC6"/>
    <w:rsid w:val="002513FC"/>
    <w:rsid w:val="002518CC"/>
    <w:rsid w:val="00251D79"/>
    <w:rsid w:val="00253FA0"/>
    <w:rsid w:val="00255EC4"/>
    <w:rsid w:val="002576EF"/>
    <w:rsid w:val="00257741"/>
    <w:rsid w:val="00257EA9"/>
    <w:rsid w:val="00260092"/>
    <w:rsid w:val="00260639"/>
    <w:rsid w:val="002609B4"/>
    <w:rsid w:val="00263676"/>
    <w:rsid w:val="002643E2"/>
    <w:rsid w:val="00265951"/>
    <w:rsid w:val="00266498"/>
    <w:rsid w:val="00267729"/>
    <w:rsid w:val="002711C5"/>
    <w:rsid w:val="00271C81"/>
    <w:rsid w:val="0027310A"/>
    <w:rsid w:val="0027321B"/>
    <w:rsid w:val="00273300"/>
    <w:rsid w:val="00273F27"/>
    <w:rsid w:val="002745AA"/>
    <w:rsid w:val="00274B40"/>
    <w:rsid w:val="002751AE"/>
    <w:rsid w:val="002762B6"/>
    <w:rsid w:val="0027657C"/>
    <w:rsid w:val="00276FEF"/>
    <w:rsid w:val="00277848"/>
    <w:rsid w:val="00277A0D"/>
    <w:rsid w:val="00277BBE"/>
    <w:rsid w:val="00277C03"/>
    <w:rsid w:val="00277D8E"/>
    <w:rsid w:val="00277E8A"/>
    <w:rsid w:val="00281D13"/>
    <w:rsid w:val="00282170"/>
    <w:rsid w:val="002823D7"/>
    <w:rsid w:val="00283068"/>
    <w:rsid w:val="002832A8"/>
    <w:rsid w:val="0028509A"/>
    <w:rsid w:val="002853F1"/>
    <w:rsid w:val="002855CF"/>
    <w:rsid w:val="00285D60"/>
    <w:rsid w:val="0028640E"/>
    <w:rsid w:val="0028695C"/>
    <w:rsid w:val="00287274"/>
    <w:rsid w:val="00287523"/>
    <w:rsid w:val="002910DC"/>
    <w:rsid w:val="0029117E"/>
    <w:rsid w:val="00291B4C"/>
    <w:rsid w:val="00291F82"/>
    <w:rsid w:val="00292186"/>
    <w:rsid w:val="002921AD"/>
    <w:rsid w:val="0029254A"/>
    <w:rsid w:val="00292E6E"/>
    <w:rsid w:val="00292FFB"/>
    <w:rsid w:val="0029302E"/>
    <w:rsid w:val="00295799"/>
    <w:rsid w:val="00295C28"/>
    <w:rsid w:val="00296345"/>
    <w:rsid w:val="002965C0"/>
    <w:rsid w:val="00296AE4"/>
    <w:rsid w:val="00297897"/>
    <w:rsid w:val="002A0736"/>
    <w:rsid w:val="002A0D7F"/>
    <w:rsid w:val="002A2553"/>
    <w:rsid w:val="002A3363"/>
    <w:rsid w:val="002A33FE"/>
    <w:rsid w:val="002A38E5"/>
    <w:rsid w:val="002A3C01"/>
    <w:rsid w:val="002A4299"/>
    <w:rsid w:val="002A4417"/>
    <w:rsid w:val="002A445F"/>
    <w:rsid w:val="002A5403"/>
    <w:rsid w:val="002A54D0"/>
    <w:rsid w:val="002A58E5"/>
    <w:rsid w:val="002A5F82"/>
    <w:rsid w:val="002A61E7"/>
    <w:rsid w:val="002A6449"/>
    <w:rsid w:val="002AFEAB"/>
    <w:rsid w:val="002B058D"/>
    <w:rsid w:val="002B0746"/>
    <w:rsid w:val="002B0C56"/>
    <w:rsid w:val="002B0DAD"/>
    <w:rsid w:val="002B1141"/>
    <w:rsid w:val="002B278A"/>
    <w:rsid w:val="002B2C0D"/>
    <w:rsid w:val="002B3AA7"/>
    <w:rsid w:val="002B41E1"/>
    <w:rsid w:val="002B422A"/>
    <w:rsid w:val="002B55BB"/>
    <w:rsid w:val="002B5FD9"/>
    <w:rsid w:val="002C0089"/>
    <w:rsid w:val="002C1653"/>
    <w:rsid w:val="002C19C8"/>
    <w:rsid w:val="002C2707"/>
    <w:rsid w:val="002C2F2B"/>
    <w:rsid w:val="002C4084"/>
    <w:rsid w:val="002C414F"/>
    <w:rsid w:val="002C46A5"/>
    <w:rsid w:val="002C47E1"/>
    <w:rsid w:val="002C4B65"/>
    <w:rsid w:val="002C4BEA"/>
    <w:rsid w:val="002C5472"/>
    <w:rsid w:val="002C54BE"/>
    <w:rsid w:val="002C56D0"/>
    <w:rsid w:val="002C5CAE"/>
    <w:rsid w:val="002C5F04"/>
    <w:rsid w:val="002C613E"/>
    <w:rsid w:val="002C6821"/>
    <w:rsid w:val="002D10C7"/>
    <w:rsid w:val="002D1875"/>
    <w:rsid w:val="002D1B52"/>
    <w:rsid w:val="002D1F2B"/>
    <w:rsid w:val="002D346C"/>
    <w:rsid w:val="002D3B7F"/>
    <w:rsid w:val="002D4508"/>
    <w:rsid w:val="002D4C6E"/>
    <w:rsid w:val="002E0272"/>
    <w:rsid w:val="002E11BD"/>
    <w:rsid w:val="002E1B4C"/>
    <w:rsid w:val="002E33CE"/>
    <w:rsid w:val="002E4EA0"/>
    <w:rsid w:val="002E5DFB"/>
    <w:rsid w:val="002E641D"/>
    <w:rsid w:val="002E6D17"/>
    <w:rsid w:val="002E7674"/>
    <w:rsid w:val="002F0719"/>
    <w:rsid w:val="002F1614"/>
    <w:rsid w:val="002F1917"/>
    <w:rsid w:val="002F1C4D"/>
    <w:rsid w:val="002F32AE"/>
    <w:rsid w:val="002F35C5"/>
    <w:rsid w:val="002F3F62"/>
    <w:rsid w:val="002F44EC"/>
    <w:rsid w:val="002F45E9"/>
    <w:rsid w:val="002F4D9A"/>
    <w:rsid w:val="002F5DD2"/>
    <w:rsid w:val="002F646E"/>
    <w:rsid w:val="002F65DF"/>
    <w:rsid w:val="002F6CE4"/>
    <w:rsid w:val="002F7EF4"/>
    <w:rsid w:val="00301F2B"/>
    <w:rsid w:val="00301FF8"/>
    <w:rsid w:val="003029B1"/>
    <w:rsid w:val="00302E63"/>
    <w:rsid w:val="0030329E"/>
    <w:rsid w:val="00303824"/>
    <w:rsid w:val="003044E9"/>
    <w:rsid w:val="00304A39"/>
    <w:rsid w:val="00304F4B"/>
    <w:rsid w:val="003050B7"/>
    <w:rsid w:val="003066C2"/>
    <w:rsid w:val="00307AC9"/>
    <w:rsid w:val="0031000F"/>
    <w:rsid w:val="00310780"/>
    <w:rsid w:val="00312000"/>
    <w:rsid w:val="00313020"/>
    <w:rsid w:val="00313733"/>
    <w:rsid w:val="00313B86"/>
    <w:rsid w:val="00313BD5"/>
    <w:rsid w:val="003142CB"/>
    <w:rsid w:val="003155F6"/>
    <w:rsid w:val="003157CD"/>
    <w:rsid w:val="00316A80"/>
    <w:rsid w:val="00321079"/>
    <w:rsid w:val="0032185D"/>
    <w:rsid w:val="003222EB"/>
    <w:rsid w:val="0032289C"/>
    <w:rsid w:val="00323A96"/>
    <w:rsid w:val="00324B07"/>
    <w:rsid w:val="00324BA1"/>
    <w:rsid w:val="00324E9D"/>
    <w:rsid w:val="00324F3A"/>
    <w:rsid w:val="00324FC2"/>
    <w:rsid w:val="0032543D"/>
    <w:rsid w:val="00325EC7"/>
    <w:rsid w:val="003275C4"/>
    <w:rsid w:val="00327D1D"/>
    <w:rsid w:val="00327DAF"/>
    <w:rsid w:val="00327F9F"/>
    <w:rsid w:val="003302D8"/>
    <w:rsid w:val="00330F4E"/>
    <w:rsid w:val="00331F62"/>
    <w:rsid w:val="00333350"/>
    <w:rsid w:val="00333802"/>
    <w:rsid w:val="0033533A"/>
    <w:rsid w:val="003360DC"/>
    <w:rsid w:val="00336464"/>
    <w:rsid w:val="00336963"/>
    <w:rsid w:val="00340697"/>
    <w:rsid w:val="00343CDA"/>
    <w:rsid w:val="00344FC5"/>
    <w:rsid w:val="003450EA"/>
    <w:rsid w:val="00345135"/>
    <w:rsid w:val="00345274"/>
    <w:rsid w:val="0034577C"/>
    <w:rsid w:val="0034666D"/>
    <w:rsid w:val="00346CD8"/>
    <w:rsid w:val="003512EF"/>
    <w:rsid w:val="00351C68"/>
    <w:rsid w:val="0035286E"/>
    <w:rsid w:val="00354EDC"/>
    <w:rsid w:val="0035674E"/>
    <w:rsid w:val="003603FE"/>
    <w:rsid w:val="00360DF2"/>
    <w:rsid w:val="00360FDE"/>
    <w:rsid w:val="00361178"/>
    <w:rsid w:val="00361FD4"/>
    <w:rsid w:val="00362467"/>
    <w:rsid w:val="00362789"/>
    <w:rsid w:val="003643FD"/>
    <w:rsid w:val="003649AD"/>
    <w:rsid w:val="00364F4A"/>
    <w:rsid w:val="00365B31"/>
    <w:rsid w:val="003661AA"/>
    <w:rsid w:val="003661FC"/>
    <w:rsid w:val="0036638C"/>
    <w:rsid w:val="00366912"/>
    <w:rsid w:val="00367EBB"/>
    <w:rsid w:val="003705EF"/>
    <w:rsid w:val="003706A6"/>
    <w:rsid w:val="00370D46"/>
    <w:rsid w:val="003717BA"/>
    <w:rsid w:val="003718F0"/>
    <w:rsid w:val="0037247F"/>
    <w:rsid w:val="00372C49"/>
    <w:rsid w:val="00373431"/>
    <w:rsid w:val="003755A4"/>
    <w:rsid w:val="00375664"/>
    <w:rsid w:val="00375999"/>
    <w:rsid w:val="00375C5A"/>
    <w:rsid w:val="00376271"/>
    <w:rsid w:val="00376591"/>
    <w:rsid w:val="00376CB4"/>
    <w:rsid w:val="00376E55"/>
    <w:rsid w:val="00376F3B"/>
    <w:rsid w:val="003771DE"/>
    <w:rsid w:val="00380D58"/>
    <w:rsid w:val="00380E72"/>
    <w:rsid w:val="00382031"/>
    <w:rsid w:val="00383FEB"/>
    <w:rsid w:val="003840BB"/>
    <w:rsid w:val="003858FF"/>
    <w:rsid w:val="003912F5"/>
    <w:rsid w:val="00391E1C"/>
    <w:rsid w:val="003924F2"/>
    <w:rsid w:val="00392BE8"/>
    <w:rsid w:val="00392DC6"/>
    <w:rsid w:val="00393ED7"/>
    <w:rsid w:val="00393FA3"/>
    <w:rsid w:val="00394CD6"/>
    <w:rsid w:val="00395162"/>
    <w:rsid w:val="0039691E"/>
    <w:rsid w:val="00396AE8"/>
    <w:rsid w:val="003A05E3"/>
    <w:rsid w:val="003A116E"/>
    <w:rsid w:val="003A119C"/>
    <w:rsid w:val="003A12DD"/>
    <w:rsid w:val="003A19CA"/>
    <w:rsid w:val="003A23B6"/>
    <w:rsid w:val="003A26B0"/>
    <w:rsid w:val="003A2B33"/>
    <w:rsid w:val="003A43F6"/>
    <w:rsid w:val="003A57B5"/>
    <w:rsid w:val="003A6759"/>
    <w:rsid w:val="003A68B0"/>
    <w:rsid w:val="003A7CDA"/>
    <w:rsid w:val="003B0FDD"/>
    <w:rsid w:val="003B1381"/>
    <w:rsid w:val="003B14D7"/>
    <w:rsid w:val="003B1F0E"/>
    <w:rsid w:val="003B2BD2"/>
    <w:rsid w:val="003B2CED"/>
    <w:rsid w:val="003B3CF2"/>
    <w:rsid w:val="003B56B9"/>
    <w:rsid w:val="003B5774"/>
    <w:rsid w:val="003B5D6D"/>
    <w:rsid w:val="003B774B"/>
    <w:rsid w:val="003C0866"/>
    <w:rsid w:val="003C0DB4"/>
    <w:rsid w:val="003C12C5"/>
    <w:rsid w:val="003C1DEF"/>
    <w:rsid w:val="003C1EF9"/>
    <w:rsid w:val="003C2576"/>
    <w:rsid w:val="003C2A9B"/>
    <w:rsid w:val="003C3C99"/>
    <w:rsid w:val="003C4E18"/>
    <w:rsid w:val="003C7654"/>
    <w:rsid w:val="003C7ABB"/>
    <w:rsid w:val="003D043F"/>
    <w:rsid w:val="003D0B4F"/>
    <w:rsid w:val="003D0D5F"/>
    <w:rsid w:val="003D16FB"/>
    <w:rsid w:val="003D1B50"/>
    <w:rsid w:val="003D30A2"/>
    <w:rsid w:val="003D32E0"/>
    <w:rsid w:val="003D4D23"/>
    <w:rsid w:val="003D5106"/>
    <w:rsid w:val="003D5822"/>
    <w:rsid w:val="003D6535"/>
    <w:rsid w:val="003D70AF"/>
    <w:rsid w:val="003E0631"/>
    <w:rsid w:val="003E1982"/>
    <w:rsid w:val="003E26E0"/>
    <w:rsid w:val="003E2874"/>
    <w:rsid w:val="003E39C5"/>
    <w:rsid w:val="003E537A"/>
    <w:rsid w:val="003E55E2"/>
    <w:rsid w:val="003E6E12"/>
    <w:rsid w:val="003E6F21"/>
    <w:rsid w:val="003E7148"/>
    <w:rsid w:val="003E79C6"/>
    <w:rsid w:val="003E7CB9"/>
    <w:rsid w:val="003E7EC3"/>
    <w:rsid w:val="003F0053"/>
    <w:rsid w:val="003F0169"/>
    <w:rsid w:val="003F12D2"/>
    <w:rsid w:val="003F1D28"/>
    <w:rsid w:val="003F214F"/>
    <w:rsid w:val="003F4847"/>
    <w:rsid w:val="003F5CA8"/>
    <w:rsid w:val="003F6E84"/>
    <w:rsid w:val="00400DAD"/>
    <w:rsid w:val="00401191"/>
    <w:rsid w:val="00401D66"/>
    <w:rsid w:val="004023B3"/>
    <w:rsid w:val="004025FC"/>
    <w:rsid w:val="004027CB"/>
    <w:rsid w:val="00404793"/>
    <w:rsid w:val="0040486A"/>
    <w:rsid w:val="004054E5"/>
    <w:rsid w:val="00405558"/>
    <w:rsid w:val="00405D42"/>
    <w:rsid w:val="004067C9"/>
    <w:rsid w:val="00406DF7"/>
    <w:rsid w:val="00407B0C"/>
    <w:rsid w:val="0041183F"/>
    <w:rsid w:val="0041286C"/>
    <w:rsid w:val="00412BDF"/>
    <w:rsid w:val="0041452F"/>
    <w:rsid w:val="0041485F"/>
    <w:rsid w:val="004153FE"/>
    <w:rsid w:val="00415B71"/>
    <w:rsid w:val="00416D0E"/>
    <w:rsid w:val="00416F55"/>
    <w:rsid w:val="00417991"/>
    <w:rsid w:val="00420172"/>
    <w:rsid w:val="0042022C"/>
    <w:rsid w:val="00420457"/>
    <w:rsid w:val="0042047D"/>
    <w:rsid w:val="00420DEB"/>
    <w:rsid w:val="00421DA5"/>
    <w:rsid w:val="00421E51"/>
    <w:rsid w:val="00423716"/>
    <w:rsid w:val="00423B22"/>
    <w:rsid w:val="00423D6F"/>
    <w:rsid w:val="00425D6B"/>
    <w:rsid w:val="00425E3F"/>
    <w:rsid w:val="004262C0"/>
    <w:rsid w:val="00426F68"/>
    <w:rsid w:val="004303AF"/>
    <w:rsid w:val="004313C4"/>
    <w:rsid w:val="004316D5"/>
    <w:rsid w:val="00432C84"/>
    <w:rsid w:val="0043555F"/>
    <w:rsid w:val="00435590"/>
    <w:rsid w:val="00435AAC"/>
    <w:rsid w:val="00436A74"/>
    <w:rsid w:val="00436DD8"/>
    <w:rsid w:val="004376E7"/>
    <w:rsid w:val="00440AB6"/>
    <w:rsid w:val="00441C69"/>
    <w:rsid w:val="004425FF"/>
    <w:rsid w:val="00444EBE"/>
    <w:rsid w:val="004453AC"/>
    <w:rsid w:val="00445B5F"/>
    <w:rsid w:val="00446F32"/>
    <w:rsid w:val="0045177A"/>
    <w:rsid w:val="00451BD8"/>
    <w:rsid w:val="00451F93"/>
    <w:rsid w:val="00452A8C"/>
    <w:rsid w:val="004531F9"/>
    <w:rsid w:val="00453EC3"/>
    <w:rsid w:val="00454261"/>
    <w:rsid w:val="004547BB"/>
    <w:rsid w:val="00454868"/>
    <w:rsid w:val="00456EB3"/>
    <w:rsid w:val="004572C2"/>
    <w:rsid w:val="00457B91"/>
    <w:rsid w:val="00461E4B"/>
    <w:rsid w:val="004623E1"/>
    <w:rsid w:val="00462663"/>
    <w:rsid w:val="00462EB8"/>
    <w:rsid w:val="00462EEB"/>
    <w:rsid w:val="00462F53"/>
    <w:rsid w:val="00463F58"/>
    <w:rsid w:val="004655D3"/>
    <w:rsid w:val="00465725"/>
    <w:rsid w:val="00465B9D"/>
    <w:rsid w:val="00465E1C"/>
    <w:rsid w:val="0046649C"/>
    <w:rsid w:val="0046669E"/>
    <w:rsid w:val="00466902"/>
    <w:rsid w:val="00466985"/>
    <w:rsid w:val="00466DAD"/>
    <w:rsid w:val="00466EB8"/>
    <w:rsid w:val="0046704A"/>
    <w:rsid w:val="00467689"/>
    <w:rsid w:val="00467E4F"/>
    <w:rsid w:val="004715B8"/>
    <w:rsid w:val="00471BF2"/>
    <w:rsid w:val="00471CE5"/>
    <w:rsid w:val="0047245F"/>
    <w:rsid w:val="00473A29"/>
    <w:rsid w:val="0048058E"/>
    <w:rsid w:val="004806EB"/>
    <w:rsid w:val="00480B4F"/>
    <w:rsid w:val="004814AF"/>
    <w:rsid w:val="00481EB1"/>
    <w:rsid w:val="00482B95"/>
    <w:rsid w:val="00484524"/>
    <w:rsid w:val="0048467B"/>
    <w:rsid w:val="004854F1"/>
    <w:rsid w:val="00485D97"/>
    <w:rsid w:val="00485F45"/>
    <w:rsid w:val="0048662B"/>
    <w:rsid w:val="00487AAE"/>
    <w:rsid w:val="00487D86"/>
    <w:rsid w:val="00491A21"/>
    <w:rsid w:val="00491B8F"/>
    <w:rsid w:val="00491BAA"/>
    <w:rsid w:val="00491CDB"/>
    <w:rsid w:val="00492EFE"/>
    <w:rsid w:val="00492FB0"/>
    <w:rsid w:val="00494275"/>
    <w:rsid w:val="0049495D"/>
    <w:rsid w:val="004959F3"/>
    <w:rsid w:val="004963EF"/>
    <w:rsid w:val="00496825"/>
    <w:rsid w:val="00496A32"/>
    <w:rsid w:val="00497B9E"/>
    <w:rsid w:val="004A0107"/>
    <w:rsid w:val="004A0EB1"/>
    <w:rsid w:val="004A101F"/>
    <w:rsid w:val="004A2351"/>
    <w:rsid w:val="004A3009"/>
    <w:rsid w:val="004A4381"/>
    <w:rsid w:val="004A5147"/>
    <w:rsid w:val="004A67C6"/>
    <w:rsid w:val="004A6D59"/>
    <w:rsid w:val="004A71CF"/>
    <w:rsid w:val="004B08C1"/>
    <w:rsid w:val="004B1C1E"/>
    <w:rsid w:val="004B39FE"/>
    <w:rsid w:val="004B5627"/>
    <w:rsid w:val="004B5B21"/>
    <w:rsid w:val="004B6F0B"/>
    <w:rsid w:val="004B7C7F"/>
    <w:rsid w:val="004C184E"/>
    <w:rsid w:val="004C367B"/>
    <w:rsid w:val="004C3713"/>
    <w:rsid w:val="004C3E79"/>
    <w:rsid w:val="004C409F"/>
    <w:rsid w:val="004C47F5"/>
    <w:rsid w:val="004C558A"/>
    <w:rsid w:val="004C6316"/>
    <w:rsid w:val="004C6758"/>
    <w:rsid w:val="004D0C2B"/>
    <w:rsid w:val="004D1993"/>
    <w:rsid w:val="004D312F"/>
    <w:rsid w:val="004D5A36"/>
    <w:rsid w:val="004D5A47"/>
    <w:rsid w:val="004D7244"/>
    <w:rsid w:val="004E010C"/>
    <w:rsid w:val="004E0A4E"/>
    <w:rsid w:val="004E334C"/>
    <w:rsid w:val="004E3F6F"/>
    <w:rsid w:val="004E4D7C"/>
    <w:rsid w:val="004E5770"/>
    <w:rsid w:val="004E57BF"/>
    <w:rsid w:val="004E5DF7"/>
    <w:rsid w:val="004E5EE5"/>
    <w:rsid w:val="004E6B86"/>
    <w:rsid w:val="004E7564"/>
    <w:rsid w:val="004F1774"/>
    <w:rsid w:val="004F23C9"/>
    <w:rsid w:val="004F2E38"/>
    <w:rsid w:val="004F36D4"/>
    <w:rsid w:val="004F399A"/>
    <w:rsid w:val="004F3DDB"/>
    <w:rsid w:val="004F3E39"/>
    <w:rsid w:val="004F4854"/>
    <w:rsid w:val="004F7156"/>
    <w:rsid w:val="004F7446"/>
    <w:rsid w:val="004F7E44"/>
    <w:rsid w:val="004F7ED2"/>
    <w:rsid w:val="00500615"/>
    <w:rsid w:val="00500888"/>
    <w:rsid w:val="00500BD2"/>
    <w:rsid w:val="00501BF9"/>
    <w:rsid w:val="00501D40"/>
    <w:rsid w:val="0050266C"/>
    <w:rsid w:val="005028E8"/>
    <w:rsid w:val="00503B1E"/>
    <w:rsid w:val="00504261"/>
    <w:rsid w:val="00504B28"/>
    <w:rsid w:val="005066A8"/>
    <w:rsid w:val="005066E0"/>
    <w:rsid w:val="00506CB8"/>
    <w:rsid w:val="00510F92"/>
    <w:rsid w:val="00511177"/>
    <w:rsid w:val="0051159B"/>
    <w:rsid w:val="00511F0A"/>
    <w:rsid w:val="005123EF"/>
    <w:rsid w:val="00512D4C"/>
    <w:rsid w:val="005134CC"/>
    <w:rsid w:val="005149AD"/>
    <w:rsid w:val="00514E42"/>
    <w:rsid w:val="00515AD7"/>
    <w:rsid w:val="00515AE6"/>
    <w:rsid w:val="00516F61"/>
    <w:rsid w:val="00517B4E"/>
    <w:rsid w:val="0052070F"/>
    <w:rsid w:val="00520EA4"/>
    <w:rsid w:val="00521D73"/>
    <w:rsid w:val="0052221A"/>
    <w:rsid w:val="00522747"/>
    <w:rsid w:val="00522DB7"/>
    <w:rsid w:val="005238A5"/>
    <w:rsid w:val="00524858"/>
    <w:rsid w:val="0052552F"/>
    <w:rsid w:val="005255E8"/>
    <w:rsid w:val="00526A83"/>
    <w:rsid w:val="00526F34"/>
    <w:rsid w:val="005328B9"/>
    <w:rsid w:val="0053300C"/>
    <w:rsid w:val="00533794"/>
    <w:rsid w:val="00533831"/>
    <w:rsid w:val="00533AD1"/>
    <w:rsid w:val="00533C9A"/>
    <w:rsid w:val="00534301"/>
    <w:rsid w:val="005346A7"/>
    <w:rsid w:val="00534A3C"/>
    <w:rsid w:val="005359D6"/>
    <w:rsid w:val="00540471"/>
    <w:rsid w:val="005404D5"/>
    <w:rsid w:val="005419AC"/>
    <w:rsid w:val="00542765"/>
    <w:rsid w:val="005429E3"/>
    <w:rsid w:val="00543ACB"/>
    <w:rsid w:val="00545692"/>
    <w:rsid w:val="0054597A"/>
    <w:rsid w:val="00545F60"/>
    <w:rsid w:val="00547617"/>
    <w:rsid w:val="00547F63"/>
    <w:rsid w:val="005506CA"/>
    <w:rsid w:val="00551083"/>
    <w:rsid w:val="00551EF9"/>
    <w:rsid w:val="005522C7"/>
    <w:rsid w:val="00552F5E"/>
    <w:rsid w:val="00554034"/>
    <w:rsid w:val="00555814"/>
    <w:rsid w:val="00555A40"/>
    <w:rsid w:val="00555E9F"/>
    <w:rsid w:val="00557F4F"/>
    <w:rsid w:val="00560346"/>
    <w:rsid w:val="005603F3"/>
    <w:rsid w:val="00560690"/>
    <w:rsid w:val="00560796"/>
    <w:rsid w:val="0056175C"/>
    <w:rsid w:val="00561B66"/>
    <w:rsid w:val="005623BD"/>
    <w:rsid w:val="00563F70"/>
    <w:rsid w:val="0056510E"/>
    <w:rsid w:val="00565A95"/>
    <w:rsid w:val="00565D2F"/>
    <w:rsid w:val="005662C8"/>
    <w:rsid w:val="0056661D"/>
    <w:rsid w:val="00566994"/>
    <w:rsid w:val="00566ECF"/>
    <w:rsid w:val="005677CD"/>
    <w:rsid w:val="0057142D"/>
    <w:rsid w:val="00571AEF"/>
    <w:rsid w:val="00572B60"/>
    <w:rsid w:val="00573667"/>
    <w:rsid w:val="005747C0"/>
    <w:rsid w:val="00574EB4"/>
    <w:rsid w:val="00577D82"/>
    <w:rsid w:val="005802DB"/>
    <w:rsid w:val="00580688"/>
    <w:rsid w:val="005808FE"/>
    <w:rsid w:val="00582CDB"/>
    <w:rsid w:val="00583540"/>
    <w:rsid w:val="00584BC8"/>
    <w:rsid w:val="00584E72"/>
    <w:rsid w:val="00584EC1"/>
    <w:rsid w:val="00585B35"/>
    <w:rsid w:val="00586BDD"/>
    <w:rsid w:val="005914FD"/>
    <w:rsid w:val="005916AA"/>
    <w:rsid w:val="0059172F"/>
    <w:rsid w:val="00591A72"/>
    <w:rsid w:val="0059204C"/>
    <w:rsid w:val="0059363B"/>
    <w:rsid w:val="00593D9A"/>
    <w:rsid w:val="0059477C"/>
    <w:rsid w:val="00594A17"/>
    <w:rsid w:val="00595367"/>
    <w:rsid w:val="00595989"/>
    <w:rsid w:val="005960A4"/>
    <w:rsid w:val="005963E5"/>
    <w:rsid w:val="005964DF"/>
    <w:rsid w:val="0059669C"/>
    <w:rsid w:val="005966EE"/>
    <w:rsid w:val="0059741B"/>
    <w:rsid w:val="00597E6D"/>
    <w:rsid w:val="005A0190"/>
    <w:rsid w:val="005A0192"/>
    <w:rsid w:val="005A0331"/>
    <w:rsid w:val="005A0A48"/>
    <w:rsid w:val="005A0E6A"/>
    <w:rsid w:val="005A1E2D"/>
    <w:rsid w:val="005A215C"/>
    <w:rsid w:val="005A28FD"/>
    <w:rsid w:val="005A338C"/>
    <w:rsid w:val="005A41E6"/>
    <w:rsid w:val="005A4EA2"/>
    <w:rsid w:val="005A507D"/>
    <w:rsid w:val="005A58BB"/>
    <w:rsid w:val="005A6300"/>
    <w:rsid w:val="005B13D7"/>
    <w:rsid w:val="005B262B"/>
    <w:rsid w:val="005B2A17"/>
    <w:rsid w:val="005B306D"/>
    <w:rsid w:val="005B4B9E"/>
    <w:rsid w:val="005B5782"/>
    <w:rsid w:val="005B5C80"/>
    <w:rsid w:val="005B6D82"/>
    <w:rsid w:val="005B7BFA"/>
    <w:rsid w:val="005C1B44"/>
    <w:rsid w:val="005C1F7B"/>
    <w:rsid w:val="005C2E0A"/>
    <w:rsid w:val="005C32FD"/>
    <w:rsid w:val="005C6E1E"/>
    <w:rsid w:val="005C771F"/>
    <w:rsid w:val="005D057D"/>
    <w:rsid w:val="005D2890"/>
    <w:rsid w:val="005D39AD"/>
    <w:rsid w:val="005D404D"/>
    <w:rsid w:val="005D4CBA"/>
    <w:rsid w:val="005D4FD0"/>
    <w:rsid w:val="005D52EC"/>
    <w:rsid w:val="005D54E7"/>
    <w:rsid w:val="005D5E05"/>
    <w:rsid w:val="005D5F35"/>
    <w:rsid w:val="005D6787"/>
    <w:rsid w:val="005D7691"/>
    <w:rsid w:val="005D7E08"/>
    <w:rsid w:val="005E1007"/>
    <w:rsid w:val="005E1064"/>
    <w:rsid w:val="005E1A87"/>
    <w:rsid w:val="005E230D"/>
    <w:rsid w:val="005E24BD"/>
    <w:rsid w:val="005E2916"/>
    <w:rsid w:val="005E351F"/>
    <w:rsid w:val="005E3963"/>
    <w:rsid w:val="005E4518"/>
    <w:rsid w:val="005E5102"/>
    <w:rsid w:val="005E598F"/>
    <w:rsid w:val="005E613D"/>
    <w:rsid w:val="005E63BE"/>
    <w:rsid w:val="005F0262"/>
    <w:rsid w:val="005F0F27"/>
    <w:rsid w:val="005F170E"/>
    <w:rsid w:val="005F2BAF"/>
    <w:rsid w:val="005F3316"/>
    <w:rsid w:val="005F3670"/>
    <w:rsid w:val="005F4B4F"/>
    <w:rsid w:val="005F5334"/>
    <w:rsid w:val="005F6C22"/>
    <w:rsid w:val="005F74FB"/>
    <w:rsid w:val="005F7CF5"/>
    <w:rsid w:val="005F7FB2"/>
    <w:rsid w:val="0060077B"/>
    <w:rsid w:val="00602B01"/>
    <w:rsid w:val="00603727"/>
    <w:rsid w:val="00604AD9"/>
    <w:rsid w:val="00604DC8"/>
    <w:rsid w:val="00604DDE"/>
    <w:rsid w:val="0060532C"/>
    <w:rsid w:val="00605755"/>
    <w:rsid w:val="00605833"/>
    <w:rsid w:val="006059FB"/>
    <w:rsid w:val="00605F04"/>
    <w:rsid w:val="00606674"/>
    <w:rsid w:val="006066E2"/>
    <w:rsid w:val="00607AEF"/>
    <w:rsid w:val="00610739"/>
    <w:rsid w:val="00610857"/>
    <w:rsid w:val="00611945"/>
    <w:rsid w:val="00611CBB"/>
    <w:rsid w:val="006129F7"/>
    <w:rsid w:val="00613CB0"/>
    <w:rsid w:val="00615A6B"/>
    <w:rsid w:val="00615C6C"/>
    <w:rsid w:val="006166A9"/>
    <w:rsid w:val="00616B02"/>
    <w:rsid w:val="00616F08"/>
    <w:rsid w:val="00617260"/>
    <w:rsid w:val="00617916"/>
    <w:rsid w:val="00617A68"/>
    <w:rsid w:val="00620622"/>
    <w:rsid w:val="00620D53"/>
    <w:rsid w:val="00621DA9"/>
    <w:rsid w:val="00621EBB"/>
    <w:rsid w:val="0062233A"/>
    <w:rsid w:val="0062321C"/>
    <w:rsid w:val="00623559"/>
    <w:rsid w:val="00625B54"/>
    <w:rsid w:val="00626305"/>
    <w:rsid w:val="00626948"/>
    <w:rsid w:val="0062780A"/>
    <w:rsid w:val="0063015F"/>
    <w:rsid w:val="00631BD6"/>
    <w:rsid w:val="00632853"/>
    <w:rsid w:val="00633A59"/>
    <w:rsid w:val="00634CEB"/>
    <w:rsid w:val="00636115"/>
    <w:rsid w:val="00636920"/>
    <w:rsid w:val="00636C70"/>
    <w:rsid w:val="00640C49"/>
    <w:rsid w:val="006418AE"/>
    <w:rsid w:val="006426C8"/>
    <w:rsid w:val="00643059"/>
    <w:rsid w:val="006449FA"/>
    <w:rsid w:val="00644DE0"/>
    <w:rsid w:val="00645142"/>
    <w:rsid w:val="0064590F"/>
    <w:rsid w:val="00646E39"/>
    <w:rsid w:val="00647218"/>
    <w:rsid w:val="006501D4"/>
    <w:rsid w:val="00650749"/>
    <w:rsid w:val="006507C9"/>
    <w:rsid w:val="006514D0"/>
    <w:rsid w:val="006517BF"/>
    <w:rsid w:val="00651B33"/>
    <w:rsid w:val="006524F4"/>
    <w:rsid w:val="00652D34"/>
    <w:rsid w:val="00653DEC"/>
    <w:rsid w:val="0065472B"/>
    <w:rsid w:val="00655394"/>
    <w:rsid w:val="006557E6"/>
    <w:rsid w:val="00655FC0"/>
    <w:rsid w:val="00656A1A"/>
    <w:rsid w:val="00657263"/>
    <w:rsid w:val="006573C8"/>
    <w:rsid w:val="006576AB"/>
    <w:rsid w:val="00657AEC"/>
    <w:rsid w:val="006602E3"/>
    <w:rsid w:val="006614A6"/>
    <w:rsid w:val="0066270F"/>
    <w:rsid w:val="006628C5"/>
    <w:rsid w:val="006646D9"/>
    <w:rsid w:val="00665B93"/>
    <w:rsid w:val="00666748"/>
    <w:rsid w:val="00666772"/>
    <w:rsid w:val="006668F8"/>
    <w:rsid w:val="006670CF"/>
    <w:rsid w:val="00667D07"/>
    <w:rsid w:val="0067000D"/>
    <w:rsid w:val="0067249C"/>
    <w:rsid w:val="00672FCD"/>
    <w:rsid w:val="006731C7"/>
    <w:rsid w:val="00673A1C"/>
    <w:rsid w:val="00673BEF"/>
    <w:rsid w:val="00674395"/>
    <w:rsid w:val="00674748"/>
    <w:rsid w:val="00675155"/>
    <w:rsid w:val="00675764"/>
    <w:rsid w:val="00675C84"/>
    <w:rsid w:val="0067639F"/>
    <w:rsid w:val="00676E05"/>
    <w:rsid w:val="00677393"/>
    <w:rsid w:val="006775C5"/>
    <w:rsid w:val="00677A89"/>
    <w:rsid w:val="0068012E"/>
    <w:rsid w:val="00681FAD"/>
    <w:rsid w:val="00682165"/>
    <w:rsid w:val="0068229A"/>
    <w:rsid w:val="0068234A"/>
    <w:rsid w:val="00682C5E"/>
    <w:rsid w:val="00683398"/>
    <w:rsid w:val="00683546"/>
    <w:rsid w:val="00683A42"/>
    <w:rsid w:val="006840C7"/>
    <w:rsid w:val="006859B1"/>
    <w:rsid w:val="00685B33"/>
    <w:rsid w:val="00685FBE"/>
    <w:rsid w:val="0068618E"/>
    <w:rsid w:val="006863EE"/>
    <w:rsid w:val="00686718"/>
    <w:rsid w:val="006908CA"/>
    <w:rsid w:val="00690932"/>
    <w:rsid w:val="00690B43"/>
    <w:rsid w:val="00690C9E"/>
    <w:rsid w:val="00691E34"/>
    <w:rsid w:val="006924A4"/>
    <w:rsid w:val="00692A02"/>
    <w:rsid w:val="00692FA1"/>
    <w:rsid w:val="00693D02"/>
    <w:rsid w:val="00693FD3"/>
    <w:rsid w:val="006951C9"/>
    <w:rsid w:val="00695457"/>
    <w:rsid w:val="00695AED"/>
    <w:rsid w:val="00697534"/>
    <w:rsid w:val="006978C8"/>
    <w:rsid w:val="00697F5F"/>
    <w:rsid w:val="006A0864"/>
    <w:rsid w:val="006A0960"/>
    <w:rsid w:val="006A0ECF"/>
    <w:rsid w:val="006A19A1"/>
    <w:rsid w:val="006A1A3B"/>
    <w:rsid w:val="006A26EA"/>
    <w:rsid w:val="006A2E0C"/>
    <w:rsid w:val="006A3A50"/>
    <w:rsid w:val="006A3C5C"/>
    <w:rsid w:val="006A472F"/>
    <w:rsid w:val="006A6AF5"/>
    <w:rsid w:val="006A6FEF"/>
    <w:rsid w:val="006A792D"/>
    <w:rsid w:val="006A7B32"/>
    <w:rsid w:val="006B0053"/>
    <w:rsid w:val="006B0DB3"/>
    <w:rsid w:val="006B1374"/>
    <w:rsid w:val="006B1D82"/>
    <w:rsid w:val="006B1DF3"/>
    <w:rsid w:val="006B1E79"/>
    <w:rsid w:val="006B2CB6"/>
    <w:rsid w:val="006B30D8"/>
    <w:rsid w:val="006B34EA"/>
    <w:rsid w:val="006B39D2"/>
    <w:rsid w:val="006B3D48"/>
    <w:rsid w:val="006B4133"/>
    <w:rsid w:val="006B4652"/>
    <w:rsid w:val="006B5D86"/>
    <w:rsid w:val="006B5F67"/>
    <w:rsid w:val="006B746B"/>
    <w:rsid w:val="006B77BD"/>
    <w:rsid w:val="006B78FB"/>
    <w:rsid w:val="006C05CF"/>
    <w:rsid w:val="006C0BD5"/>
    <w:rsid w:val="006C15BE"/>
    <w:rsid w:val="006C1AFD"/>
    <w:rsid w:val="006C2837"/>
    <w:rsid w:val="006C3378"/>
    <w:rsid w:val="006C467E"/>
    <w:rsid w:val="006C4806"/>
    <w:rsid w:val="006C507B"/>
    <w:rsid w:val="006C529E"/>
    <w:rsid w:val="006C5FFF"/>
    <w:rsid w:val="006D0028"/>
    <w:rsid w:val="006D1897"/>
    <w:rsid w:val="006D18E7"/>
    <w:rsid w:val="006D1C39"/>
    <w:rsid w:val="006D1F62"/>
    <w:rsid w:val="006D2FBF"/>
    <w:rsid w:val="006D3B7B"/>
    <w:rsid w:val="006D6AAA"/>
    <w:rsid w:val="006D6BD0"/>
    <w:rsid w:val="006E01B8"/>
    <w:rsid w:val="006E0552"/>
    <w:rsid w:val="006E1397"/>
    <w:rsid w:val="006E1790"/>
    <w:rsid w:val="006E2588"/>
    <w:rsid w:val="006E2C52"/>
    <w:rsid w:val="006E371E"/>
    <w:rsid w:val="006E4860"/>
    <w:rsid w:val="006E4901"/>
    <w:rsid w:val="006E524E"/>
    <w:rsid w:val="006E54BE"/>
    <w:rsid w:val="006E67C2"/>
    <w:rsid w:val="006E6A93"/>
    <w:rsid w:val="006E7792"/>
    <w:rsid w:val="006E7E20"/>
    <w:rsid w:val="006F0B05"/>
    <w:rsid w:val="006F1605"/>
    <w:rsid w:val="006F208B"/>
    <w:rsid w:val="006F427C"/>
    <w:rsid w:val="006F4F2C"/>
    <w:rsid w:val="006F5E58"/>
    <w:rsid w:val="006F6740"/>
    <w:rsid w:val="006F704F"/>
    <w:rsid w:val="00700CBC"/>
    <w:rsid w:val="00701C42"/>
    <w:rsid w:val="00701CC9"/>
    <w:rsid w:val="0070293C"/>
    <w:rsid w:val="00703023"/>
    <w:rsid w:val="0070475A"/>
    <w:rsid w:val="007049E2"/>
    <w:rsid w:val="007067AD"/>
    <w:rsid w:val="007078F6"/>
    <w:rsid w:val="00707EC4"/>
    <w:rsid w:val="007109E2"/>
    <w:rsid w:val="00711A16"/>
    <w:rsid w:val="00712432"/>
    <w:rsid w:val="00713ECA"/>
    <w:rsid w:val="00715598"/>
    <w:rsid w:val="007164BC"/>
    <w:rsid w:val="00716F35"/>
    <w:rsid w:val="007176BD"/>
    <w:rsid w:val="00717DA7"/>
    <w:rsid w:val="00717DF5"/>
    <w:rsid w:val="007202E2"/>
    <w:rsid w:val="00720320"/>
    <w:rsid w:val="0072215F"/>
    <w:rsid w:val="00722568"/>
    <w:rsid w:val="007226FA"/>
    <w:rsid w:val="00725040"/>
    <w:rsid w:val="00725CD2"/>
    <w:rsid w:val="00726309"/>
    <w:rsid w:val="00726B2A"/>
    <w:rsid w:val="007301B1"/>
    <w:rsid w:val="007306F3"/>
    <w:rsid w:val="0073078D"/>
    <w:rsid w:val="00731764"/>
    <w:rsid w:val="00735B25"/>
    <w:rsid w:val="00735B3E"/>
    <w:rsid w:val="00735C99"/>
    <w:rsid w:val="00736B09"/>
    <w:rsid w:val="00736C6F"/>
    <w:rsid w:val="00736D1F"/>
    <w:rsid w:val="00736D70"/>
    <w:rsid w:val="007370B7"/>
    <w:rsid w:val="00737307"/>
    <w:rsid w:val="007374C3"/>
    <w:rsid w:val="0074052E"/>
    <w:rsid w:val="00740818"/>
    <w:rsid w:val="00740FC9"/>
    <w:rsid w:val="00741902"/>
    <w:rsid w:val="00743A12"/>
    <w:rsid w:val="00743E10"/>
    <w:rsid w:val="00743FF0"/>
    <w:rsid w:val="007442DF"/>
    <w:rsid w:val="00744ED2"/>
    <w:rsid w:val="00744FFB"/>
    <w:rsid w:val="00745039"/>
    <w:rsid w:val="0074575A"/>
    <w:rsid w:val="007461F0"/>
    <w:rsid w:val="00746924"/>
    <w:rsid w:val="00750432"/>
    <w:rsid w:val="00750BAE"/>
    <w:rsid w:val="00750FD8"/>
    <w:rsid w:val="007532E6"/>
    <w:rsid w:val="00753A46"/>
    <w:rsid w:val="00757180"/>
    <w:rsid w:val="00757423"/>
    <w:rsid w:val="007603EA"/>
    <w:rsid w:val="00760A73"/>
    <w:rsid w:val="00760F94"/>
    <w:rsid w:val="0076170E"/>
    <w:rsid w:val="00761C73"/>
    <w:rsid w:val="00761D0D"/>
    <w:rsid w:val="007623C6"/>
    <w:rsid w:val="007625B3"/>
    <w:rsid w:val="00763D6E"/>
    <w:rsid w:val="007640CA"/>
    <w:rsid w:val="00765924"/>
    <w:rsid w:val="00765DC5"/>
    <w:rsid w:val="00766BFE"/>
    <w:rsid w:val="00767A25"/>
    <w:rsid w:val="007701C3"/>
    <w:rsid w:val="00770E32"/>
    <w:rsid w:val="00771F2D"/>
    <w:rsid w:val="0077201B"/>
    <w:rsid w:val="0077265E"/>
    <w:rsid w:val="00772904"/>
    <w:rsid w:val="00772A85"/>
    <w:rsid w:val="007757B8"/>
    <w:rsid w:val="0077580B"/>
    <w:rsid w:val="00776C85"/>
    <w:rsid w:val="0077722A"/>
    <w:rsid w:val="007773A6"/>
    <w:rsid w:val="00777C12"/>
    <w:rsid w:val="00781031"/>
    <w:rsid w:val="00781213"/>
    <w:rsid w:val="00782022"/>
    <w:rsid w:val="007823C4"/>
    <w:rsid w:val="00782BF2"/>
    <w:rsid w:val="007831E2"/>
    <w:rsid w:val="00783AE6"/>
    <w:rsid w:val="00783D5C"/>
    <w:rsid w:val="00783DF3"/>
    <w:rsid w:val="0078502F"/>
    <w:rsid w:val="00785474"/>
    <w:rsid w:val="007858EE"/>
    <w:rsid w:val="00785CF8"/>
    <w:rsid w:val="00790C3A"/>
    <w:rsid w:val="007910F1"/>
    <w:rsid w:val="00791583"/>
    <w:rsid w:val="0079159D"/>
    <w:rsid w:val="00791FA8"/>
    <w:rsid w:val="0079259B"/>
    <w:rsid w:val="00793342"/>
    <w:rsid w:val="00793388"/>
    <w:rsid w:val="0079389C"/>
    <w:rsid w:val="007949D0"/>
    <w:rsid w:val="00794EDE"/>
    <w:rsid w:val="007957FD"/>
    <w:rsid w:val="00795DEB"/>
    <w:rsid w:val="00796A19"/>
    <w:rsid w:val="00797D10"/>
    <w:rsid w:val="007A07B7"/>
    <w:rsid w:val="007A0D04"/>
    <w:rsid w:val="007A1AF8"/>
    <w:rsid w:val="007A1CB2"/>
    <w:rsid w:val="007A1D33"/>
    <w:rsid w:val="007A1E14"/>
    <w:rsid w:val="007A1F20"/>
    <w:rsid w:val="007A2287"/>
    <w:rsid w:val="007A26A3"/>
    <w:rsid w:val="007A477F"/>
    <w:rsid w:val="007A6D1D"/>
    <w:rsid w:val="007A735D"/>
    <w:rsid w:val="007B0593"/>
    <w:rsid w:val="007B16BD"/>
    <w:rsid w:val="007B1B88"/>
    <w:rsid w:val="007B246D"/>
    <w:rsid w:val="007B265D"/>
    <w:rsid w:val="007B2EF4"/>
    <w:rsid w:val="007B349D"/>
    <w:rsid w:val="007B3966"/>
    <w:rsid w:val="007B3A53"/>
    <w:rsid w:val="007B3A5C"/>
    <w:rsid w:val="007B41AC"/>
    <w:rsid w:val="007B4F49"/>
    <w:rsid w:val="007B5243"/>
    <w:rsid w:val="007B5E1F"/>
    <w:rsid w:val="007B73EB"/>
    <w:rsid w:val="007B78C4"/>
    <w:rsid w:val="007C0059"/>
    <w:rsid w:val="007C05EB"/>
    <w:rsid w:val="007C1132"/>
    <w:rsid w:val="007C3A24"/>
    <w:rsid w:val="007C3DAA"/>
    <w:rsid w:val="007C3F1D"/>
    <w:rsid w:val="007C4A8E"/>
    <w:rsid w:val="007C5658"/>
    <w:rsid w:val="007C5C01"/>
    <w:rsid w:val="007C5D82"/>
    <w:rsid w:val="007C63A4"/>
    <w:rsid w:val="007C6CA6"/>
    <w:rsid w:val="007C6D8A"/>
    <w:rsid w:val="007C7313"/>
    <w:rsid w:val="007D052D"/>
    <w:rsid w:val="007D0C16"/>
    <w:rsid w:val="007D1219"/>
    <w:rsid w:val="007D1372"/>
    <w:rsid w:val="007D1BBF"/>
    <w:rsid w:val="007D1CA8"/>
    <w:rsid w:val="007D1F35"/>
    <w:rsid w:val="007D2E3C"/>
    <w:rsid w:val="007D3788"/>
    <w:rsid w:val="007D39DD"/>
    <w:rsid w:val="007D51B6"/>
    <w:rsid w:val="007D5259"/>
    <w:rsid w:val="007D642F"/>
    <w:rsid w:val="007D6631"/>
    <w:rsid w:val="007D7225"/>
    <w:rsid w:val="007D7BA6"/>
    <w:rsid w:val="007D7FE9"/>
    <w:rsid w:val="007E1619"/>
    <w:rsid w:val="007E1974"/>
    <w:rsid w:val="007E1BD0"/>
    <w:rsid w:val="007E220A"/>
    <w:rsid w:val="007E40F8"/>
    <w:rsid w:val="007E41E4"/>
    <w:rsid w:val="007E51D3"/>
    <w:rsid w:val="007E6F2E"/>
    <w:rsid w:val="007E740D"/>
    <w:rsid w:val="007E7F3F"/>
    <w:rsid w:val="007F04C4"/>
    <w:rsid w:val="007F06C7"/>
    <w:rsid w:val="007F142E"/>
    <w:rsid w:val="007F3428"/>
    <w:rsid w:val="007F347F"/>
    <w:rsid w:val="007F3D10"/>
    <w:rsid w:val="007F475B"/>
    <w:rsid w:val="007F518A"/>
    <w:rsid w:val="007F5C50"/>
    <w:rsid w:val="007F636D"/>
    <w:rsid w:val="007F6919"/>
    <w:rsid w:val="007F6BB7"/>
    <w:rsid w:val="007F6F26"/>
    <w:rsid w:val="0080011D"/>
    <w:rsid w:val="008001B6"/>
    <w:rsid w:val="0080021E"/>
    <w:rsid w:val="008010F4"/>
    <w:rsid w:val="0080133C"/>
    <w:rsid w:val="00801601"/>
    <w:rsid w:val="00801EAA"/>
    <w:rsid w:val="00802645"/>
    <w:rsid w:val="00804665"/>
    <w:rsid w:val="00804F9B"/>
    <w:rsid w:val="008065C1"/>
    <w:rsid w:val="00806A35"/>
    <w:rsid w:val="00806D97"/>
    <w:rsid w:val="0081045E"/>
    <w:rsid w:val="00810654"/>
    <w:rsid w:val="00811F07"/>
    <w:rsid w:val="0081308C"/>
    <w:rsid w:val="0081396E"/>
    <w:rsid w:val="008151E5"/>
    <w:rsid w:val="00815A0A"/>
    <w:rsid w:val="008160F4"/>
    <w:rsid w:val="0081613C"/>
    <w:rsid w:val="00816392"/>
    <w:rsid w:val="00816B53"/>
    <w:rsid w:val="00820781"/>
    <w:rsid w:val="00823212"/>
    <w:rsid w:val="0082355C"/>
    <w:rsid w:val="008237C3"/>
    <w:rsid w:val="00825872"/>
    <w:rsid w:val="00826890"/>
    <w:rsid w:val="0082698C"/>
    <w:rsid w:val="008269B5"/>
    <w:rsid w:val="00827334"/>
    <w:rsid w:val="00827492"/>
    <w:rsid w:val="00830143"/>
    <w:rsid w:val="0083036D"/>
    <w:rsid w:val="00831B7E"/>
    <w:rsid w:val="00831CA1"/>
    <w:rsid w:val="00832E87"/>
    <w:rsid w:val="00833893"/>
    <w:rsid w:val="00834A32"/>
    <w:rsid w:val="00835F9A"/>
    <w:rsid w:val="0083694A"/>
    <w:rsid w:val="0083720B"/>
    <w:rsid w:val="00837AB6"/>
    <w:rsid w:val="00837AC1"/>
    <w:rsid w:val="00837D28"/>
    <w:rsid w:val="00840AD6"/>
    <w:rsid w:val="00840F7D"/>
    <w:rsid w:val="0084326E"/>
    <w:rsid w:val="00843C50"/>
    <w:rsid w:val="00845160"/>
    <w:rsid w:val="008456AD"/>
    <w:rsid w:val="008459F4"/>
    <w:rsid w:val="00845CD6"/>
    <w:rsid w:val="00846AF0"/>
    <w:rsid w:val="0085146D"/>
    <w:rsid w:val="00853173"/>
    <w:rsid w:val="008546E6"/>
    <w:rsid w:val="00855F4D"/>
    <w:rsid w:val="008564B1"/>
    <w:rsid w:val="0085779D"/>
    <w:rsid w:val="008578AF"/>
    <w:rsid w:val="00857CB0"/>
    <w:rsid w:val="0086044D"/>
    <w:rsid w:val="00860F94"/>
    <w:rsid w:val="008617F1"/>
    <w:rsid w:val="00862E4F"/>
    <w:rsid w:val="0086359F"/>
    <w:rsid w:val="00863AF7"/>
    <w:rsid w:val="00864A0B"/>
    <w:rsid w:val="00864F45"/>
    <w:rsid w:val="00865028"/>
    <w:rsid w:val="0086663B"/>
    <w:rsid w:val="00866AD7"/>
    <w:rsid w:val="00866C16"/>
    <w:rsid w:val="00866D85"/>
    <w:rsid w:val="00866D91"/>
    <w:rsid w:val="008704E5"/>
    <w:rsid w:val="008716B2"/>
    <w:rsid w:val="00871945"/>
    <w:rsid w:val="00875DE5"/>
    <w:rsid w:val="00881176"/>
    <w:rsid w:val="00881CD5"/>
    <w:rsid w:val="00882419"/>
    <w:rsid w:val="00882990"/>
    <w:rsid w:val="00882E54"/>
    <w:rsid w:val="00883260"/>
    <w:rsid w:val="0088359C"/>
    <w:rsid w:val="00884D7B"/>
    <w:rsid w:val="0088527F"/>
    <w:rsid w:val="008858D7"/>
    <w:rsid w:val="00886C0C"/>
    <w:rsid w:val="008876A8"/>
    <w:rsid w:val="0089100B"/>
    <w:rsid w:val="00891B33"/>
    <w:rsid w:val="00891E6D"/>
    <w:rsid w:val="008941BD"/>
    <w:rsid w:val="008942A6"/>
    <w:rsid w:val="00895395"/>
    <w:rsid w:val="00895FCF"/>
    <w:rsid w:val="0089651A"/>
    <w:rsid w:val="008978EF"/>
    <w:rsid w:val="008A2C76"/>
    <w:rsid w:val="008A2CD2"/>
    <w:rsid w:val="008A3388"/>
    <w:rsid w:val="008A3D7D"/>
    <w:rsid w:val="008A3E13"/>
    <w:rsid w:val="008A4A78"/>
    <w:rsid w:val="008A57DD"/>
    <w:rsid w:val="008A5CDD"/>
    <w:rsid w:val="008A78C4"/>
    <w:rsid w:val="008B031F"/>
    <w:rsid w:val="008B1CC6"/>
    <w:rsid w:val="008B1D67"/>
    <w:rsid w:val="008B2633"/>
    <w:rsid w:val="008B2F9F"/>
    <w:rsid w:val="008B3355"/>
    <w:rsid w:val="008B3854"/>
    <w:rsid w:val="008B3D29"/>
    <w:rsid w:val="008B4371"/>
    <w:rsid w:val="008B4A10"/>
    <w:rsid w:val="008B5147"/>
    <w:rsid w:val="008B5D13"/>
    <w:rsid w:val="008B6142"/>
    <w:rsid w:val="008B67A4"/>
    <w:rsid w:val="008B6B1A"/>
    <w:rsid w:val="008C02D6"/>
    <w:rsid w:val="008C0686"/>
    <w:rsid w:val="008C0E12"/>
    <w:rsid w:val="008C0E8D"/>
    <w:rsid w:val="008C1278"/>
    <w:rsid w:val="008C12A8"/>
    <w:rsid w:val="008C1530"/>
    <w:rsid w:val="008C20B7"/>
    <w:rsid w:val="008C2AA6"/>
    <w:rsid w:val="008C2CEA"/>
    <w:rsid w:val="008C3C97"/>
    <w:rsid w:val="008C4056"/>
    <w:rsid w:val="008C432D"/>
    <w:rsid w:val="008C4D63"/>
    <w:rsid w:val="008C5A6B"/>
    <w:rsid w:val="008C5C3F"/>
    <w:rsid w:val="008C6C46"/>
    <w:rsid w:val="008D0967"/>
    <w:rsid w:val="008D3CC6"/>
    <w:rsid w:val="008D43CB"/>
    <w:rsid w:val="008D7F7C"/>
    <w:rsid w:val="008E01C0"/>
    <w:rsid w:val="008E0419"/>
    <w:rsid w:val="008E0E3D"/>
    <w:rsid w:val="008E13BC"/>
    <w:rsid w:val="008E32DA"/>
    <w:rsid w:val="008E37DA"/>
    <w:rsid w:val="008E3B2C"/>
    <w:rsid w:val="008E4195"/>
    <w:rsid w:val="008E5301"/>
    <w:rsid w:val="008E6420"/>
    <w:rsid w:val="008E6A56"/>
    <w:rsid w:val="008F1F7B"/>
    <w:rsid w:val="008F23C8"/>
    <w:rsid w:val="008F27DD"/>
    <w:rsid w:val="008F2C35"/>
    <w:rsid w:val="008F333C"/>
    <w:rsid w:val="008F3495"/>
    <w:rsid w:val="008F4465"/>
    <w:rsid w:val="008F6C6B"/>
    <w:rsid w:val="008F6FA0"/>
    <w:rsid w:val="008F7319"/>
    <w:rsid w:val="008F73DA"/>
    <w:rsid w:val="00902EAF"/>
    <w:rsid w:val="00902FBE"/>
    <w:rsid w:val="009044B7"/>
    <w:rsid w:val="00904687"/>
    <w:rsid w:val="009048FB"/>
    <w:rsid w:val="00904DFD"/>
    <w:rsid w:val="00904F63"/>
    <w:rsid w:val="0090522F"/>
    <w:rsid w:val="0090530F"/>
    <w:rsid w:val="00905B50"/>
    <w:rsid w:val="00906F09"/>
    <w:rsid w:val="00907D14"/>
    <w:rsid w:val="009101F4"/>
    <w:rsid w:val="0091214C"/>
    <w:rsid w:val="009139C3"/>
    <w:rsid w:val="0091417F"/>
    <w:rsid w:val="009147AB"/>
    <w:rsid w:val="00914AF3"/>
    <w:rsid w:val="009151D0"/>
    <w:rsid w:val="00917821"/>
    <w:rsid w:val="00917F33"/>
    <w:rsid w:val="00920AD5"/>
    <w:rsid w:val="00920B00"/>
    <w:rsid w:val="00921017"/>
    <w:rsid w:val="009219FD"/>
    <w:rsid w:val="0092394B"/>
    <w:rsid w:val="009249FD"/>
    <w:rsid w:val="00924CDE"/>
    <w:rsid w:val="00925A95"/>
    <w:rsid w:val="0092601F"/>
    <w:rsid w:val="00926B5A"/>
    <w:rsid w:val="00926D47"/>
    <w:rsid w:val="009316DC"/>
    <w:rsid w:val="00932E89"/>
    <w:rsid w:val="00933CED"/>
    <w:rsid w:val="009340B9"/>
    <w:rsid w:val="0093420E"/>
    <w:rsid w:val="00934421"/>
    <w:rsid w:val="00935C44"/>
    <w:rsid w:val="00936109"/>
    <w:rsid w:val="00936782"/>
    <w:rsid w:val="009404DB"/>
    <w:rsid w:val="009406C7"/>
    <w:rsid w:val="0094139B"/>
    <w:rsid w:val="00941800"/>
    <w:rsid w:val="009419CB"/>
    <w:rsid w:val="00943DC7"/>
    <w:rsid w:val="00943E6F"/>
    <w:rsid w:val="009447A2"/>
    <w:rsid w:val="00945150"/>
    <w:rsid w:val="00945518"/>
    <w:rsid w:val="0094665D"/>
    <w:rsid w:val="00947CEB"/>
    <w:rsid w:val="00950A33"/>
    <w:rsid w:val="00951323"/>
    <w:rsid w:val="009515BE"/>
    <w:rsid w:val="00951929"/>
    <w:rsid w:val="009521BA"/>
    <w:rsid w:val="00955039"/>
    <w:rsid w:val="0095510A"/>
    <w:rsid w:val="0095594E"/>
    <w:rsid w:val="00955C23"/>
    <w:rsid w:val="00957CBC"/>
    <w:rsid w:val="00957E9B"/>
    <w:rsid w:val="00960007"/>
    <w:rsid w:val="00961A48"/>
    <w:rsid w:val="0096248A"/>
    <w:rsid w:val="00963916"/>
    <w:rsid w:val="0096625C"/>
    <w:rsid w:val="00966269"/>
    <w:rsid w:val="00966390"/>
    <w:rsid w:val="009663C5"/>
    <w:rsid w:val="00966E46"/>
    <w:rsid w:val="0097144E"/>
    <w:rsid w:val="00972348"/>
    <w:rsid w:val="009735FC"/>
    <w:rsid w:val="00973EF0"/>
    <w:rsid w:val="0097408E"/>
    <w:rsid w:val="00974E54"/>
    <w:rsid w:val="00975206"/>
    <w:rsid w:val="009754B9"/>
    <w:rsid w:val="00975B16"/>
    <w:rsid w:val="00976B70"/>
    <w:rsid w:val="009800A9"/>
    <w:rsid w:val="009803A7"/>
    <w:rsid w:val="00980A7F"/>
    <w:rsid w:val="00981633"/>
    <w:rsid w:val="009822A8"/>
    <w:rsid w:val="009828B1"/>
    <w:rsid w:val="0098296A"/>
    <w:rsid w:val="00982AC7"/>
    <w:rsid w:val="00982CDB"/>
    <w:rsid w:val="00982DC9"/>
    <w:rsid w:val="00983875"/>
    <w:rsid w:val="00984150"/>
    <w:rsid w:val="00984B01"/>
    <w:rsid w:val="00984C1F"/>
    <w:rsid w:val="009859E9"/>
    <w:rsid w:val="00987772"/>
    <w:rsid w:val="009901A0"/>
    <w:rsid w:val="0099076C"/>
    <w:rsid w:val="0099076E"/>
    <w:rsid w:val="00990B96"/>
    <w:rsid w:val="00990F73"/>
    <w:rsid w:val="00991674"/>
    <w:rsid w:val="0099176E"/>
    <w:rsid w:val="009917C9"/>
    <w:rsid w:val="009924D0"/>
    <w:rsid w:val="0099270B"/>
    <w:rsid w:val="00994E78"/>
    <w:rsid w:val="00995044"/>
    <w:rsid w:val="00995308"/>
    <w:rsid w:val="009955EF"/>
    <w:rsid w:val="0099560B"/>
    <w:rsid w:val="00995781"/>
    <w:rsid w:val="00995A74"/>
    <w:rsid w:val="00995BF6"/>
    <w:rsid w:val="009967EF"/>
    <w:rsid w:val="00997CEF"/>
    <w:rsid w:val="009A0087"/>
    <w:rsid w:val="009A1039"/>
    <w:rsid w:val="009A1399"/>
    <w:rsid w:val="009A1E00"/>
    <w:rsid w:val="009A296D"/>
    <w:rsid w:val="009A38B6"/>
    <w:rsid w:val="009A3B2D"/>
    <w:rsid w:val="009A4D33"/>
    <w:rsid w:val="009A73FE"/>
    <w:rsid w:val="009B13B7"/>
    <w:rsid w:val="009B215A"/>
    <w:rsid w:val="009B227D"/>
    <w:rsid w:val="009B38F5"/>
    <w:rsid w:val="009B3BF3"/>
    <w:rsid w:val="009B3DB6"/>
    <w:rsid w:val="009B4849"/>
    <w:rsid w:val="009B63C3"/>
    <w:rsid w:val="009B67C2"/>
    <w:rsid w:val="009B7830"/>
    <w:rsid w:val="009B784B"/>
    <w:rsid w:val="009B78F7"/>
    <w:rsid w:val="009C0211"/>
    <w:rsid w:val="009C04A1"/>
    <w:rsid w:val="009C0B32"/>
    <w:rsid w:val="009C0CEA"/>
    <w:rsid w:val="009C107A"/>
    <w:rsid w:val="009C12DB"/>
    <w:rsid w:val="009C1959"/>
    <w:rsid w:val="009C1B20"/>
    <w:rsid w:val="009C1B2E"/>
    <w:rsid w:val="009C3F40"/>
    <w:rsid w:val="009C4362"/>
    <w:rsid w:val="009C654D"/>
    <w:rsid w:val="009C66BA"/>
    <w:rsid w:val="009C6DA3"/>
    <w:rsid w:val="009C6F6C"/>
    <w:rsid w:val="009C7D0F"/>
    <w:rsid w:val="009C7EAE"/>
    <w:rsid w:val="009D17AC"/>
    <w:rsid w:val="009D1A0F"/>
    <w:rsid w:val="009D2D09"/>
    <w:rsid w:val="009D38CD"/>
    <w:rsid w:val="009D3C04"/>
    <w:rsid w:val="009D4A0C"/>
    <w:rsid w:val="009D4CC7"/>
    <w:rsid w:val="009D4CE8"/>
    <w:rsid w:val="009D54A3"/>
    <w:rsid w:val="009D5763"/>
    <w:rsid w:val="009D6E27"/>
    <w:rsid w:val="009E0AD8"/>
    <w:rsid w:val="009E13D1"/>
    <w:rsid w:val="009E1466"/>
    <w:rsid w:val="009E167B"/>
    <w:rsid w:val="009E2715"/>
    <w:rsid w:val="009E2900"/>
    <w:rsid w:val="009E298A"/>
    <w:rsid w:val="009E2D3D"/>
    <w:rsid w:val="009E33DD"/>
    <w:rsid w:val="009E3E29"/>
    <w:rsid w:val="009E4969"/>
    <w:rsid w:val="009E578A"/>
    <w:rsid w:val="009E74BE"/>
    <w:rsid w:val="009E7756"/>
    <w:rsid w:val="009E7883"/>
    <w:rsid w:val="009E7A2C"/>
    <w:rsid w:val="009F14D9"/>
    <w:rsid w:val="009F197B"/>
    <w:rsid w:val="009F20BC"/>
    <w:rsid w:val="009F2717"/>
    <w:rsid w:val="009F2A5A"/>
    <w:rsid w:val="009F3206"/>
    <w:rsid w:val="009F392C"/>
    <w:rsid w:val="009F48D3"/>
    <w:rsid w:val="009F5184"/>
    <w:rsid w:val="009F5BF4"/>
    <w:rsid w:val="009F5D21"/>
    <w:rsid w:val="009F637A"/>
    <w:rsid w:val="009F6ACA"/>
    <w:rsid w:val="009F6D10"/>
    <w:rsid w:val="009F6D56"/>
    <w:rsid w:val="009F7FEC"/>
    <w:rsid w:val="00A00D96"/>
    <w:rsid w:val="00A0109C"/>
    <w:rsid w:val="00A020E2"/>
    <w:rsid w:val="00A03612"/>
    <w:rsid w:val="00A03627"/>
    <w:rsid w:val="00A03B3D"/>
    <w:rsid w:val="00A0410B"/>
    <w:rsid w:val="00A05604"/>
    <w:rsid w:val="00A05721"/>
    <w:rsid w:val="00A06D58"/>
    <w:rsid w:val="00A0712C"/>
    <w:rsid w:val="00A07B66"/>
    <w:rsid w:val="00A110EE"/>
    <w:rsid w:val="00A132A2"/>
    <w:rsid w:val="00A13337"/>
    <w:rsid w:val="00A14109"/>
    <w:rsid w:val="00A1714D"/>
    <w:rsid w:val="00A17C54"/>
    <w:rsid w:val="00A20469"/>
    <w:rsid w:val="00A20C9B"/>
    <w:rsid w:val="00A240FA"/>
    <w:rsid w:val="00A241D0"/>
    <w:rsid w:val="00A24808"/>
    <w:rsid w:val="00A24D88"/>
    <w:rsid w:val="00A26AF3"/>
    <w:rsid w:val="00A26E16"/>
    <w:rsid w:val="00A308DC"/>
    <w:rsid w:val="00A3223C"/>
    <w:rsid w:val="00A332C8"/>
    <w:rsid w:val="00A337E1"/>
    <w:rsid w:val="00A35238"/>
    <w:rsid w:val="00A360C7"/>
    <w:rsid w:val="00A3626A"/>
    <w:rsid w:val="00A365CC"/>
    <w:rsid w:val="00A37F0B"/>
    <w:rsid w:val="00A42CC6"/>
    <w:rsid w:val="00A42E11"/>
    <w:rsid w:val="00A43C7C"/>
    <w:rsid w:val="00A43CCB"/>
    <w:rsid w:val="00A440BC"/>
    <w:rsid w:val="00A449EF"/>
    <w:rsid w:val="00A45C30"/>
    <w:rsid w:val="00A4672D"/>
    <w:rsid w:val="00A46C93"/>
    <w:rsid w:val="00A47033"/>
    <w:rsid w:val="00A501F1"/>
    <w:rsid w:val="00A5057D"/>
    <w:rsid w:val="00A507AF"/>
    <w:rsid w:val="00A51718"/>
    <w:rsid w:val="00A53B9C"/>
    <w:rsid w:val="00A53CEA"/>
    <w:rsid w:val="00A554EB"/>
    <w:rsid w:val="00A55E33"/>
    <w:rsid w:val="00A562B4"/>
    <w:rsid w:val="00A569CB"/>
    <w:rsid w:val="00A61160"/>
    <w:rsid w:val="00A63544"/>
    <w:rsid w:val="00A6396E"/>
    <w:rsid w:val="00A65143"/>
    <w:rsid w:val="00A65538"/>
    <w:rsid w:val="00A65A42"/>
    <w:rsid w:val="00A67CED"/>
    <w:rsid w:val="00A7098F"/>
    <w:rsid w:val="00A71754"/>
    <w:rsid w:val="00A7192B"/>
    <w:rsid w:val="00A71D56"/>
    <w:rsid w:val="00A7208E"/>
    <w:rsid w:val="00A7325F"/>
    <w:rsid w:val="00A758ED"/>
    <w:rsid w:val="00A75E77"/>
    <w:rsid w:val="00A7673C"/>
    <w:rsid w:val="00A77892"/>
    <w:rsid w:val="00A77967"/>
    <w:rsid w:val="00A81B9D"/>
    <w:rsid w:val="00A82534"/>
    <w:rsid w:val="00A829F7"/>
    <w:rsid w:val="00A83271"/>
    <w:rsid w:val="00A83769"/>
    <w:rsid w:val="00A83D07"/>
    <w:rsid w:val="00A8459D"/>
    <w:rsid w:val="00A84A3C"/>
    <w:rsid w:val="00A84B3E"/>
    <w:rsid w:val="00A856CF"/>
    <w:rsid w:val="00A85CBF"/>
    <w:rsid w:val="00A85E68"/>
    <w:rsid w:val="00A87404"/>
    <w:rsid w:val="00A90941"/>
    <w:rsid w:val="00A90C4E"/>
    <w:rsid w:val="00A914AD"/>
    <w:rsid w:val="00A91A7F"/>
    <w:rsid w:val="00A91C7D"/>
    <w:rsid w:val="00A92726"/>
    <w:rsid w:val="00A92D1C"/>
    <w:rsid w:val="00A92E67"/>
    <w:rsid w:val="00A93101"/>
    <w:rsid w:val="00A936A9"/>
    <w:rsid w:val="00A93951"/>
    <w:rsid w:val="00A942FF"/>
    <w:rsid w:val="00A961CF"/>
    <w:rsid w:val="00A965A4"/>
    <w:rsid w:val="00A96B63"/>
    <w:rsid w:val="00A970CC"/>
    <w:rsid w:val="00A970F3"/>
    <w:rsid w:val="00AA0B5A"/>
    <w:rsid w:val="00AA14C5"/>
    <w:rsid w:val="00AA219A"/>
    <w:rsid w:val="00AA25DF"/>
    <w:rsid w:val="00AA2779"/>
    <w:rsid w:val="00AA30B5"/>
    <w:rsid w:val="00AA316B"/>
    <w:rsid w:val="00AA3C4C"/>
    <w:rsid w:val="00AA3DB6"/>
    <w:rsid w:val="00AA3FA9"/>
    <w:rsid w:val="00AA4156"/>
    <w:rsid w:val="00AA4FF3"/>
    <w:rsid w:val="00AA50D9"/>
    <w:rsid w:val="00AA5F70"/>
    <w:rsid w:val="00AA739E"/>
    <w:rsid w:val="00AB0989"/>
    <w:rsid w:val="00AB11B4"/>
    <w:rsid w:val="00AB1E2D"/>
    <w:rsid w:val="00AB22DD"/>
    <w:rsid w:val="00AB272A"/>
    <w:rsid w:val="00AB2962"/>
    <w:rsid w:val="00AB29B6"/>
    <w:rsid w:val="00AB389C"/>
    <w:rsid w:val="00AB3E88"/>
    <w:rsid w:val="00AB4230"/>
    <w:rsid w:val="00AB4986"/>
    <w:rsid w:val="00AB4CDF"/>
    <w:rsid w:val="00AB5691"/>
    <w:rsid w:val="00AB59F1"/>
    <w:rsid w:val="00AB5A2F"/>
    <w:rsid w:val="00AB771C"/>
    <w:rsid w:val="00AC1F24"/>
    <w:rsid w:val="00AC2B9A"/>
    <w:rsid w:val="00AC373F"/>
    <w:rsid w:val="00AC43C4"/>
    <w:rsid w:val="00AC4EFB"/>
    <w:rsid w:val="00AC614D"/>
    <w:rsid w:val="00AC6F05"/>
    <w:rsid w:val="00AD0A9C"/>
    <w:rsid w:val="00AD0B7C"/>
    <w:rsid w:val="00AD1BE2"/>
    <w:rsid w:val="00AD2447"/>
    <w:rsid w:val="00AD2F33"/>
    <w:rsid w:val="00AD3B4C"/>
    <w:rsid w:val="00AD416E"/>
    <w:rsid w:val="00AD42CE"/>
    <w:rsid w:val="00AD75AF"/>
    <w:rsid w:val="00AE0138"/>
    <w:rsid w:val="00AE0E45"/>
    <w:rsid w:val="00AE105C"/>
    <w:rsid w:val="00AE1729"/>
    <w:rsid w:val="00AE254E"/>
    <w:rsid w:val="00AE3DB2"/>
    <w:rsid w:val="00AE427C"/>
    <w:rsid w:val="00AE5AD8"/>
    <w:rsid w:val="00AE6443"/>
    <w:rsid w:val="00AE6B91"/>
    <w:rsid w:val="00AF08A5"/>
    <w:rsid w:val="00AF2088"/>
    <w:rsid w:val="00AF29B5"/>
    <w:rsid w:val="00AF2A6A"/>
    <w:rsid w:val="00AF2C05"/>
    <w:rsid w:val="00AF42C1"/>
    <w:rsid w:val="00AF6B31"/>
    <w:rsid w:val="00AF6BA0"/>
    <w:rsid w:val="00AF7EB9"/>
    <w:rsid w:val="00AF7F23"/>
    <w:rsid w:val="00B00A13"/>
    <w:rsid w:val="00B01364"/>
    <w:rsid w:val="00B022A9"/>
    <w:rsid w:val="00B0352A"/>
    <w:rsid w:val="00B039EA"/>
    <w:rsid w:val="00B03D01"/>
    <w:rsid w:val="00B0418B"/>
    <w:rsid w:val="00B05283"/>
    <w:rsid w:val="00B06848"/>
    <w:rsid w:val="00B06A52"/>
    <w:rsid w:val="00B06BA8"/>
    <w:rsid w:val="00B07085"/>
    <w:rsid w:val="00B1004F"/>
    <w:rsid w:val="00B104F8"/>
    <w:rsid w:val="00B10CD4"/>
    <w:rsid w:val="00B10DE7"/>
    <w:rsid w:val="00B11A6E"/>
    <w:rsid w:val="00B12141"/>
    <w:rsid w:val="00B124C3"/>
    <w:rsid w:val="00B134A0"/>
    <w:rsid w:val="00B1504D"/>
    <w:rsid w:val="00B15625"/>
    <w:rsid w:val="00B16B55"/>
    <w:rsid w:val="00B20359"/>
    <w:rsid w:val="00B20A69"/>
    <w:rsid w:val="00B20FF3"/>
    <w:rsid w:val="00B21C87"/>
    <w:rsid w:val="00B23326"/>
    <w:rsid w:val="00B23BC6"/>
    <w:rsid w:val="00B247C3"/>
    <w:rsid w:val="00B26774"/>
    <w:rsid w:val="00B26F7E"/>
    <w:rsid w:val="00B273CB"/>
    <w:rsid w:val="00B30A8C"/>
    <w:rsid w:val="00B30E6D"/>
    <w:rsid w:val="00B31146"/>
    <w:rsid w:val="00B323DC"/>
    <w:rsid w:val="00B32AFC"/>
    <w:rsid w:val="00B32AFF"/>
    <w:rsid w:val="00B3328E"/>
    <w:rsid w:val="00B353BA"/>
    <w:rsid w:val="00B35CE1"/>
    <w:rsid w:val="00B367C6"/>
    <w:rsid w:val="00B36D1A"/>
    <w:rsid w:val="00B40581"/>
    <w:rsid w:val="00B40BA0"/>
    <w:rsid w:val="00B41136"/>
    <w:rsid w:val="00B41223"/>
    <w:rsid w:val="00B412E9"/>
    <w:rsid w:val="00B435BD"/>
    <w:rsid w:val="00B44AE8"/>
    <w:rsid w:val="00B44FD2"/>
    <w:rsid w:val="00B450A9"/>
    <w:rsid w:val="00B504E5"/>
    <w:rsid w:val="00B5055A"/>
    <w:rsid w:val="00B512B9"/>
    <w:rsid w:val="00B51851"/>
    <w:rsid w:val="00B5193B"/>
    <w:rsid w:val="00B52AD4"/>
    <w:rsid w:val="00B52E20"/>
    <w:rsid w:val="00B52EBE"/>
    <w:rsid w:val="00B53877"/>
    <w:rsid w:val="00B53ECB"/>
    <w:rsid w:val="00B540B8"/>
    <w:rsid w:val="00B547A3"/>
    <w:rsid w:val="00B54F4E"/>
    <w:rsid w:val="00B55923"/>
    <w:rsid w:val="00B60B48"/>
    <w:rsid w:val="00B62A84"/>
    <w:rsid w:val="00B62E38"/>
    <w:rsid w:val="00B633FE"/>
    <w:rsid w:val="00B651DC"/>
    <w:rsid w:val="00B6569B"/>
    <w:rsid w:val="00B66283"/>
    <w:rsid w:val="00B6658F"/>
    <w:rsid w:val="00B66BFA"/>
    <w:rsid w:val="00B67F0E"/>
    <w:rsid w:val="00B70734"/>
    <w:rsid w:val="00B715F9"/>
    <w:rsid w:val="00B71B91"/>
    <w:rsid w:val="00B73973"/>
    <w:rsid w:val="00B73D71"/>
    <w:rsid w:val="00B74825"/>
    <w:rsid w:val="00B74E5F"/>
    <w:rsid w:val="00B75C39"/>
    <w:rsid w:val="00B75F59"/>
    <w:rsid w:val="00B76525"/>
    <w:rsid w:val="00B77DC6"/>
    <w:rsid w:val="00B8015E"/>
    <w:rsid w:val="00B80303"/>
    <w:rsid w:val="00B80975"/>
    <w:rsid w:val="00B8119B"/>
    <w:rsid w:val="00B81460"/>
    <w:rsid w:val="00B81D1B"/>
    <w:rsid w:val="00B824EC"/>
    <w:rsid w:val="00B82AE9"/>
    <w:rsid w:val="00B82CF6"/>
    <w:rsid w:val="00B83968"/>
    <w:rsid w:val="00B8573B"/>
    <w:rsid w:val="00B86E44"/>
    <w:rsid w:val="00B8745B"/>
    <w:rsid w:val="00B87854"/>
    <w:rsid w:val="00B87F74"/>
    <w:rsid w:val="00B900D8"/>
    <w:rsid w:val="00B9191F"/>
    <w:rsid w:val="00B91B31"/>
    <w:rsid w:val="00B92A04"/>
    <w:rsid w:val="00B93124"/>
    <w:rsid w:val="00B93DBF"/>
    <w:rsid w:val="00B940AD"/>
    <w:rsid w:val="00B941FC"/>
    <w:rsid w:val="00B947B8"/>
    <w:rsid w:val="00B948F9"/>
    <w:rsid w:val="00B94A75"/>
    <w:rsid w:val="00B94B80"/>
    <w:rsid w:val="00B94BE7"/>
    <w:rsid w:val="00B95063"/>
    <w:rsid w:val="00B95464"/>
    <w:rsid w:val="00B95B1C"/>
    <w:rsid w:val="00B966B4"/>
    <w:rsid w:val="00B96DFA"/>
    <w:rsid w:val="00BA056F"/>
    <w:rsid w:val="00BA0A9B"/>
    <w:rsid w:val="00BA1A27"/>
    <w:rsid w:val="00BA1C8F"/>
    <w:rsid w:val="00BA428F"/>
    <w:rsid w:val="00BA5424"/>
    <w:rsid w:val="00BA6ADB"/>
    <w:rsid w:val="00BA70B4"/>
    <w:rsid w:val="00BA72CD"/>
    <w:rsid w:val="00BA7C80"/>
    <w:rsid w:val="00BA7D17"/>
    <w:rsid w:val="00BA7ED3"/>
    <w:rsid w:val="00BB0681"/>
    <w:rsid w:val="00BB0B2A"/>
    <w:rsid w:val="00BB1DD1"/>
    <w:rsid w:val="00BB1E1D"/>
    <w:rsid w:val="00BB2633"/>
    <w:rsid w:val="00BB30C8"/>
    <w:rsid w:val="00BB3A53"/>
    <w:rsid w:val="00BB3F2A"/>
    <w:rsid w:val="00BB581D"/>
    <w:rsid w:val="00BB592B"/>
    <w:rsid w:val="00BB67C0"/>
    <w:rsid w:val="00BC0702"/>
    <w:rsid w:val="00BC0C1C"/>
    <w:rsid w:val="00BC1E21"/>
    <w:rsid w:val="00BC21FB"/>
    <w:rsid w:val="00BC247A"/>
    <w:rsid w:val="00BC2A02"/>
    <w:rsid w:val="00BC422E"/>
    <w:rsid w:val="00BC47CE"/>
    <w:rsid w:val="00BC50D6"/>
    <w:rsid w:val="00BC5263"/>
    <w:rsid w:val="00BC5B37"/>
    <w:rsid w:val="00BC5E52"/>
    <w:rsid w:val="00BC6862"/>
    <w:rsid w:val="00BC70F8"/>
    <w:rsid w:val="00BC7D09"/>
    <w:rsid w:val="00BD08DD"/>
    <w:rsid w:val="00BD0A0B"/>
    <w:rsid w:val="00BD1384"/>
    <w:rsid w:val="00BD20EB"/>
    <w:rsid w:val="00BD37B1"/>
    <w:rsid w:val="00BD39F6"/>
    <w:rsid w:val="00BD46DE"/>
    <w:rsid w:val="00BD5FD5"/>
    <w:rsid w:val="00BE0698"/>
    <w:rsid w:val="00BE15A8"/>
    <w:rsid w:val="00BE16E5"/>
    <w:rsid w:val="00BE1757"/>
    <w:rsid w:val="00BE197F"/>
    <w:rsid w:val="00BE312F"/>
    <w:rsid w:val="00BE388D"/>
    <w:rsid w:val="00BE3A4B"/>
    <w:rsid w:val="00BE3CB4"/>
    <w:rsid w:val="00BE4510"/>
    <w:rsid w:val="00BE5C2C"/>
    <w:rsid w:val="00BE6F81"/>
    <w:rsid w:val="00BF0965"/>
    <w:rsid w:val="00BF117E"/>
    <w:rsid w:val="00BF136E"/>
    <w:rsid w:val="00BF181C"/>
    <w:rsid w:val="00BF22DC"/>
    <w:rsid w:val="00BF2C0F"/>
    <w:rsid w:val="00BF361F"/>
    <w:rsid w:val="00BF5721"/>
    <w:rsid w:val="00BF5B6E"/>
    <w:rsid w:val="00BF65E0"/>
    <w:rsid w:val="00BF70BE"/>
    <w:rsid w:val="00BF70F0"/>
    <w:rsid w:val="00C01138"/>
    <w:rsid w:val="00C02C77"/>
    <w:rsid w:val="00C02DB9"/>
    <w:rsid w:val="00C02E79"/>
    <w:rsid w:val="00C03A13"/>
    <w:rsid w:val="00C03C91"/>
    <w:rsid w:val="00C05048"/>
    <w:rsid w:val="00C05494"/>
    <w:rsid w:val="00C056D4"/>
    <w:rsid w:val="00C06AA7"/>
    <w:rsid w:val="00C07299"/>
    <w:rsid w:val="00C076DE"/>
    <w:rsid w:val="00C07E07"/>
    <w:rsid w:val="00C10EB2"/>
    <w:rsid w:val="00C11342"/>
    <w:rsid w:val="00C1203E"/>
    <w:rsid w:val="00C12860"/>
    <w:rsid w:val="00C12D0D"/>
    <w:rsid w:val="00C13A47"/>
    <w:rsid w:val="00C13ADE"/>
    <w:rsid w:val="00C143B7"/>
    <w:rsid w:val="00C14A19"/>
    <w:rsid w:val="00C15368"/>
    <w:rsid w:val="00C15813"/>
    <w:rsid w:val="00C1676C"/>
    <w:rsid w:val="00C17BF8"/>
    <w:rsid w:val="00C20C56"/>
    <w:rsid w:val="00C2124A"/>
    <w:rsid w:val="00C221DB"/>
    <w:rsid w:val="00C232A4"/>
    <w:rsid w:val="00C24821"/>
    <w:rsid w:val="00C25A67"/>
    <w:rsid w:val="00C25C61"/>
    <w:rsid w:val="00C268C6"/>
    <w:rsid w:val="00C2767D"/>
    <w:rsid w:val="00C27A3F"/>
    <w:rsid w:val="00C27E7B"/>
    <w:rsid w:val="00C30EED"/>
    <w:rsid w:val="00C321EC"/>
    <w:rsid w:val="00C32636"/>
    <w:rsid w:val="00C334EF"/>
    <w:rsid w:val="00C33EF2"/>
    <w:rsid w:val="00C34563"/>
    <w:rsid w:val="00C35492"/>
    <w:rsid w:val="00C35720"/>
    <w:rsid w:val="00C359A9"/>
    <w:rsid w:val="00C362A5"/>
    <w:rsid w:val="00C368D1"/>
    <w:rsid w:val="00C36F37"/>
    <w:rsid w:val="00C37037"/>
    <w:rsid w:val="00C42BDC"/>
    <w:rsid w:val="00C4367D"/>
    <w:rsid w:val="00C445BF"/>
    <w:rsid w:val="00C44978"/>
    <w:rsid w:val="00C44E63"/>
    <w:rsid w:val="00C4642A"/>
    <w:rsid w:val="00C46E43"/>
    <w:rsid w:val="00C4719E"/>
    <w:rsid w:val="00C47418"/>
    <w:rsid w:val="00C47BF0"/>
    <w:rsid w:val="00C47E66"/>
    <w:rsid w:val="00C50AF1"/>
    <w:rsid w:val="00C515A6"/>
    <w:rsid w:val="00C521D6"/>
    <w:rsid w:val="00C53099"/>
    <w:rsid w:val="00C53A62"/>
    <w:rsid w:val="00C544A9"/>
    <w:rsid w:val="00C54EFA"/>
    <w:rsid w:val="00C55981"/>
    <w:rsid w:val="00C55D75"/>
    <w:rsid w:val="00C55E44"/>
    <w:rsid w:val="00C5795C"/>
    <w:rsid w:val="00C6022A"/>
    <w:rsid w:val="00C60588"/>
    <w:rsid w:val="00C6173E"/>
    <w:rsid w:val="00C6415B"/>
    <w:rsid w:val="00C64890"/>
    <w:rsid w:val="00C64A60"/>
    <w:rsid w:val="00C65834"/>
    <w:rsid w:val="00C6632B"/>
    <w:rsid w:val="00C6654D"/>
    <w:rsid w:val="00C70729"/>
    <w:rsid w:val="00C70D3F"/>
    <w:rsid w:val="00C713DA"/>
    <w:rsid w:val="00C71467"/>
    <w:rsid w:val="00C719E8"/>
    <w:rsid w:val="00C71BE0"/>
    <w:rsid w:val="00C73D4B"/>
    <w:rsid w:val="00C74F5B"/>
    <w:rsid w:val="00C75878"/>
    <w:rsid w:val="00C76D7A"/>
    <w:rsid w:val="00C76ECF"/>
    <w:rsid w:val="00C7700C"/>
    <w:rsid w:val="00C77708"/>
    <w:rsid w:val="00C779AB"/>
    <w:rsid w:val="00C77CFF"/>
    <w:rsid w:val="00C8046D"/>
    <w:rsid w:val="00C80CCD"/>
    <w:rsid w:val="00C80DD8"/>
    <w:rsid w:val="00C80E7A"/>
    <w:rsid w:val="00C80F5E"/>
    <w:rsid w:val="00C81076"/>
    <w:rsid w:val="00C8120E"/>
    <w:rsid w:val="00C81FEE"/>
    <w:rsid w:val="00C8444F"/>
    <w:rsid w:val="00C85611"/>
    <w:rsid w:val="00C857AB"/>
    <w:rsid w:val="00C86654"/>
    <w:rsid w:val="00C90082"/>
    <w:rsid w:val="00C9027C"/>
    <w:rsid w:val="00C909E7"/>
    <w:rsid w:val="00C924EC"/>
    <w:rsid w:val="00C927AC"/>
    <w:rsid w:val="00C93A8F"/>
    <w:rsid w:val="00C93BD3"/>
    <w:rsid w:val="00C9461D"/>
    <w:rsid w:val="00C94970"/>
    <w:rsid w:val="00C96E1E"/>
    <w:rsid w:val="00C96FA2"/>
    <w:rsid w:val="00C97D2C"/>
    <w:rsid w:val="00CA02A4"/>
    <w:rsid w:val="00CA16CF"/>
    <w:rsid w:val="00CA2BDC"/>
    <w:rsid w:val="00CA31B9"/>
    <w:rsid w:val="00CA39AE"/>
    <w:rsid w:val="00CA4584"/>
    <w:rsid w:val="00CA4C66"/>
    <w:rsid w:val="00CA572C"/>
    <w:rsid w:val="00CA5EFB"/>
    <w:rsid w:val="00CA67EF"/>
    <w:rsid w:val="00CA783D"/>
    <w:rsid w:val="00CA78A8"/>
    <w:rsid w:val="00CA793A"/>
    <w:rsid w:val="00CA7E61"/>
    <w:rsid w:val="00CB0473"/>
    <w:rsid w:val="00CB1D45"/>
    <w:rsid w:val="00CB2187"/>
    <w:rsid w:val="00CB2A93"/>
    <w:rsid w:val="00CB2C1F"/>
    <w:rsid w:val="00CB3995"/>
    <w:rsid w:val="00CB4D35"/>
    <w:rsid w:val="00CB7048"/>
    <w:rsid w:val="00CB7B8A"/>
    <w:rsid w:val="00CC084A"/>
    <w:rsid w:val="00CC1121"/>
    <w:rsid w:val="00CC1842"/>
    <w:rsid w:val="00CC20AD"/>
    <w:rsid w:val="00CC27F5"/>
    <w:rsid w:val="00CC2A86"/>
    <w:rsid w:val="00CC2F89"/>
    <w:rsid w:val="00CC4767"/>
    <w:rsid w:val="00CC49B0"/>
    <w:rsid w:val="00CC4FEE"/>
    <w:rsid w:val="00CC548A"/>
    <w:rsid w:val="00CC71C0"/>
    <w:rsid w:val="00CC7467"/>
    <w:rsid w:val="00CD0E19"/>
    <w:rsid w:val="00CD12D0"/>
    <w:rsid w:val="00CD1584"/>
    <w:rsid w:val="00CD25BC"/>
    <w:rsid w:val="00CD26A1"/>
    <w:rsid w:val="00CD295D"/>
    <w:rsid w:val="00CD2FE5"/>
    <w:rsid w:val="00CD4C97"/>
    <w:rsid w:val="00CD51B6"/>
    <w:rsid w:val="00CD580F"/>
    <w:rsid w:val="00CD7194"/>
    <w:rsid w:val="00CE01F2"/>
    <w:rsid w:val="00CE0223"/>
    <w:rsid w:val="00CE1499"/>
    <w:rsid w:val="00CE276F"/>
    <w:rsid w:val="00CE294E"/>
    <w:rsid w:val="00CE48ED"/>
    <w:rsid w:val="00CE4C44"/>
    <w:rsid w:val="00CE5C26"/>
    <w:rsid w:val="00CE70B5"/>
    <w:rsid w:val="00CE7CAC"/>
    <w:rsid w:val="00CE7D06"/>
    <w:rsid w:val="00CF0CDF"/>
    <w:rsid w:val="00CF17C2"/>
    <w:rsid w:val="00CF222B"/>
    <w:rsid w:val="00CF2A42"/>
    <w:rsid w:val="00CF31F2"/>
    <w:rsid w:val="00CF37A5"/>
    <w:rsid w:val="00CF3FFF"/>
    <w:rsid w:val="00CF5A1D"/>
    <w:rsid w:val="00CF5D6D"/>
    <w:rsid w:val="00CF7C4D"/>
    <w:rsid w:val="00CF7FCC"/>
    <w:rsid w:val="00D01064"/>
    <w:rsid w:val="00D02395"/>
    <w:rsid w:val="00D023EC"/>
    <w:rsid w:val="00D024CC"/>
    <w:rsid w:val="00D02DD2"/>
    <w:rsid w:val="00D0342E"/>
    <w:rsid w:val="00D03CF5"/>
    <w:rsid w:val="00D03E24"/>
    <w:rsid w:val="00D03FBE"/>
    <w:rsid w:val="00D041D9"/>
    <w:rsid w:val="00D04264"/>
    <w:rsid w:val="00D0454B"/>
    <w:rsid w:val="00D05089"/>
    <w:rsid w:val="00D058F8"/>
    <w:rsid w:val="00D06697"/>
    <w:rsid w:val="00D075EF"/>
    <w:rsid w:val="00D106BD"/>
    <w:rsid w:val="00D10F37"/>
    <w:rsid w:val="00D121F8"/>
    <w:rsid w:val="00D13D23"/>
    <w:rsid w:val="00D15FA0"/>
    <w:rsid w:val="00D16393"/>
    <w:rsid w:val="00D16850"/>
    <w:rsid w:val="00D16885"/>
    <w:rsid w:val="00D16B08"/>
    <w:rsid w:val="00D17030"/>
    <w:rsid w:val="00D17DDA"/>
    <w:rsid w:val="00D21371"/>
    <w:rsid w:val="00D21A32"/>
    <w:rsid w:val="00D21B0E"/>
    <w:rsid w:val="00D239AC"/>
    <w:rsid w:val="00D26474"/>
    <w:rsid w:val="00D264DA"/>
    <w:rsid w:val="00D265C9"/>
    <w:rsid w:val="00D27287"/>
    <w:rsid w:val="00D27C35"/>
    <w:rsid w:val="00D31F76"/>
    <w:rsid w:val="00D32395"/>
    <w:rsid w:val="00D32FD2"/>
    <w:rsid w:val="00D332FE"/>
    <w:rsid w:val="00D33CB0"/>
    <w:rsid w:val="00D33EA6"/>
    <w:rsid w:val="00D34B22"/>
    <w:rsid w:val="00D34CC3"/>
    <w:rsid w:val="00D34CE2"/>
    <w:rsid w:val="00D367CF"/>
    <w:rsid w:val="00D3730E"/>
    <w:rsid w:val="00D4074D"/>
    <w:rsid w:val="00D40C88"/>
    <w:rsid w:val="00D41983"/>
    <w:rsid w:val="00D430D4"/>
    <w:rsid w:val="00D455E4"/>
    <w:rsid w:val="00D45835"/>
    <w:rsid w:val="00D4594A"/>
    <w:rsid w:val="00D468E6"/>
    <w:rsid w:val="00D46D76"/>
    <w:rsid w:val="00D46F6D"/>
    <w:rsid w:val="00D47883"/>
    <w:rsid w:val="00D47C11"/>
    <w:rsid w:val="00D50109"/>
    <w:rsid w:val="00D50635"/>
    <w:rsid w:val="00D50CAD"/>
    <w:rsid w:val="00D51094"/>
    <w:rsid w:val="00D51C98"/>
    <w:rsid w:val="00D51CE2"/>
    <w:rsid w:val="00D5249A"/>
    <w:rsid w:val="00D52634"/>
    <w:rsid w:val="00D52DDC"/>
    <w:rsid w:val="00D52FB2"/>
    <w:rsid w:val="00D56089"/>
    <w:rsid w:val="00D565D8"/>
    <w:rsid w:val="00D56CF9"/>
    <w:rsid w:val="00D56ECA"/>
    <w:rsid w:val="00D6056E"/>
    <w:rsid w:val="00D60BDF"/>
    <w:rsid w:val="00D61594"/>
    <w:rsid w:val="00D62363"/>
    <w:rsid w:val="00D62A64"/>
    <w:rsid w:val="00D63A01"/>
    <w:rsid w:val="00D64BC7"/>
    <w:rsid w:val="00D65857"/>
    <w:rsid w:val="00D65EB9"/>
    <w:rsid w:val="00D674EC"/>
    <w:rsid w:val="00D702B6"/>
    <w:rsid w:val="00D7068D"/>
    <w:rsid w:val="00D70CA8"/>
    <w:rsid w:val="00D71ED4"/>
    <w:rsid w:val="00D72F8F"/>
    <w:rsid w:val="00D735F9"/>
    <w:rsid w:val="00D73C5C"/>
    <w:rsid w:val="00D74AF0"/>
    <w:rsid w:val="00D7504A"/>
    <w:rsid w:val="00D76424"/>
    <w:rsid w:val="00D76AE3"/>
    <w:rsid w:val="00D76BF6"/>
    <w:rsid w:val="00D77B2B"/>
    <w:rsid w:val="00D80B37"/>
    <w:rsid w:val="00D8115E"/>
    <w:rsid w:val="00D81552"/>
    <w:rsid w:val="00D820CC"/>
    <w:rsid w:val="00D82685"/>
    <w:rsid w:val="00D84AF2"/>
    <w:rsid w:val="00D85D20"/>
    <w:rsid w:val="00D87133"/>
    <w:rsid w:val="00D87D89"/>
    <w:rsid w:val="00D87F8F"/>
    <w:rsid w:val="00D90402"/>
    <w:rsid w:val="00D90725"/>
    <w:rsid w:val="00D90AF7"/>
    <w:rsid w:val="00D91AE1"/>
    <w:rsid w:val="00D91F40"/>
    <w:rsid w:val="00D929AA"/>
    <w:rsid w:val="00D97301"/>
    <w:rsid w:val="00DA0377"/>
    <w:rsid w:val="00DA0694"/>
    <w:rsid w:val="00DA0C96"/>
    <w:rsid w:val="00DA100C"/>
    <w:rsid w:val="00DA2858"/>
    <w:rsid w:val="00DA2B72"/>
    <w:rsid w:val="00DA2DD8"/>
    <w:rsid w:val="00DA32B8"/>
    <w:rsid w:val="00DA3AFA"/>
    <w:rsid w:val="00DA4116"/>
    <w:rsid w:val="00DA46D2"/>
    <w:rsid w:val="00DA525C"/>
    <w:rsid w:val="00DA5491"/>
    <w:rsid w:val="00DA5CF0"/>
    <w:rsid w:val="00DA65C6"/>
    <w:rsid w:val="00DA65C9"/>
    <w:rsid w:val="00DA667D"/>
    <w:rsid w:val="00DB0CAC"/>
    <w:rsid w:val="00DB25AD"/>
    <w:rsid w:val="00DB59BC"/>
    <w:rsid w:val="00DB5CD9"/>
    <w:rsid w:val="00DB722F"/>
    <w:rsid w:val="00DB7626"/>
    <w:rsid w:val="00DB7E27"/>
    <w:rsid w:val="00DB7EF5"/>
    <w:rsid w:val="00DC0B31"/>
    <w:rsid w:val="00DC0B61"/>
    <w:rsid w:val="00DC0D28"/>
    <w:rsid w:val="00DC2B73"/>
    <w:rsid w:val="00DC2EB3"/>
    <w:rsid w:val="00DC30D6"/>
    <w:rsid w:val="00DC321D"/>
    <w:rsid w:val="00DC3471"/>
    <w:rsid w:val="00DC4C93"/>
    <w:rsid w:val="00DC5294"/>
    <w:rsid w:val="00DC52F2"/>
    <w:rsid w:val="00DC6866"/>
    <w:rsid w:val="00DC7A6C"/>
    <w:rsid w:val="00DD0A14"/>
    <w:rsid w:val="00DD1440"/>
    <w:rsid w:val="00DD1EA7"/>
    <w:rsid w:val="00DD1F1E"/>
    <w:rsid w:val="00DD288F"/>
    <w:rsid w:val="00DD32C7"/>
    <w:rsid w:val="00DD42BD"/>
    <w:rsid w:val="00DD55B7"/>
    <w:rsid w:val="00DD6AF8"/>
    <w:rsid w:val="00DD7051"/>
    <w:rsid w:val="00DE07B6"/>
    <w:rsid w:val="00DE09BD"/>
    <w:rsid w:val="00DE0AE4"/>
    <w:rsid w:val="00DE1074"/>
    <w:rsid w:val="00DE11EB"/>
    <w:rsid w:val="00DE12BE"/>
    <w:rsid w:val="00DE18E0"/>
    <w:rsid w:val="00DE3F61"/>
    <w:rsid w:val="00DE409A"/>
    <w:rsid w:val="00DE4E88"/>
    <w:rsid w:val="00DE4F58"/>
    <w:rsid w:val="00DE6B32"/>
    <w:rsid w:val="00DE7B70"/>
    <w:rsid w:val="00DF1412"/>
    <w:rsid w:val="00DF166F"/>
    <w:rsid w:val="00DF1846"/>
    <w:rsid w:val="00DF1DF6"/>
    <w:rsid w:val="00DF32A5"/>
    <w:rsid w:val="00DF3866"/>
    <w:rsid w:val="00DF4FD6"/>
    <w:rsid w:val="00DF6206"/>
    <w:rsid w:val="00DF715D"/>
    <w:rsid w:val="00DF7929"/>
    <w:rsid w:val="00DF7D43"/>
    <w:rsid w:val="00E03F2E"/>
    <w:rsid w:val="00E045C8"/>
    <w:rsid w:val="00E04EF1"/>
    <w:rsid w:val="00E0529B"/>
    <w:rsid w:val="00E1003A"/>
    <w:rsid w:val="00E10638"/>
    <w:rsid w:val="00E106E8"/>
    <w:rsid w:val="00E12017"/>
    <w:rsid w:val="00E129BF"/>
    <w:rsid w:val="00E12B81"/>
    <w:rsid w:val="00E133E8"/>
    <w:rsid w:val="00E14B05"/>
    <w:rsid w:val="00E15461"/>
    <w:rsid w:val="00E161A1"/>
    <w:rsid w:val="00E1653D"/>
    <w:rsid w:val="00E17D90"/>
    <w:rsid w:val="00E22BA9"/>
    <w:rsid w:val="00E22C58"/>
    <w:rsid w:val="00E2348A"/>
    <w:rsid w:val="00E2358E"/>
    <w:rsid w:val="00E23975"/>
    <w:rsid w:val="00E2425F"/>
    <w:rsid w:val="00E245DA"/>
    <w:rsid w:val="00E25B42"/>
    <w:rsid w:val="00E26D2D"/>
    <w:rsid w:val="00E27F6B"/>
    <w:rsid w:val="00E31250"/>
    <w:rsid w:val="00E31DEB"/>
    <w:rsid w:val="00E32480"/>
    <w:rsid w:val="00E32FAF"/>
    <w:rsid w:val="00E330E6"/>
    <w:rsid w:val="00E331A0"/>
    <w:rsid w:val="00E34292"/>
    <w:rsid w:val="00E34DE3"/>
    <w:rsid w:val="00E36966"/>
    <w:rsid w:val="00E36BAB"/>
    <w:rsid w:val="00E409AE"/>
    <w:rsid w:val="00E40BF4"/>
    <w:rsid w:val="00E41ACA"/>
    <w:rsid w:val="00E41F7A"/>
    <w:rsid w:val="00E4254D"/>
    <w:rsid w:val="00E442FF"/>
    <w:rsid w:val="00E44DA9"/>
    <w:rsid w:val="00E44F20"/>
    <w:rsid w:val="00E45D1C"/>
    <w:rsid w:val="00E45FB2"/>
    <w:rsid w:val="00E50934"/>
    <w:rsid w:val="00E5120B"/>
    <w:rsid w:val="00E51286"/>
    <w:rsid w:val="00E51F1A"/>
    <w:rsid w:val="00E530D9"/>
    <w:rsid w:val="00E533AB"/>
    <w:rsid w:val="00E53C5D"/>
    <w:rsid w:val="00E54B7F"/>
    <w:rsid w:val="00E5560C"/>
    <w:rsid w:val="00E556AE"/>
    <w:rsid w:val="00E557B0"/>
    <w:rsid w:val="00E558AA"/>
    <w:rsid w:val="00E5667F"/>
    <w:rsid w:val="00E576A7"/>
    <w:rsid w:val="00E607B6"/>
    <w:rsid w:val="00E6088B"/>
    <w:rsid w:val="00E618E1"/>
    <w:rsid w:val="00E6253C"/>
    <w:rsid w:val="00E630B4"/>
    <w:rsid w:val="00E65DF4"/>
    <w:rsid w:val="00E673BA"/>
    <w:rsid w:val="00E718A6"/>
    <w:rsid w:val="00E72495"/>
    <w:rsid w:val="00E73DA8"/>
    <w:rsid w:val="00E7407D"/>
    <w:rsid w:val="00E75234"/>
    <w:rsid w:val="00E7577E"/>
    <w:rsid w:val="00E75E06"/>
    <w:rsid w:val="00E75ECC"/>
    <w:rsid w:val="00E769AA"/>
    <w:rsid w:val="00E7746C"/>
    <w:rsid w:val="00E77B46"/>
    <w:rsid w:val="00E77C7D"/>
    <w:rsid w:val="00E804D8"/>
    <w:rsid w:val="00E80644"/>
    <w:rsid w:val="00E80B3E"/>
    <w:rsid w:val="00E8180F"/>
    <w:rsid w:val="00E81AD4"/>
    <w:rsid w:val="00E827AB"/>
    <w:rsid w:val="00E82D1F"/>
    <w:rsid w:val="00E8351E"/>
    <w:rsid w:val="00E83610"/>
    <w:rsid w:val="00E837D9"/>
    <w:rsid w:val="00E838F3"/>
    <w:rsid w:val="00E83C86"/>
    <w:rsid w:val="00E84991"/>
    <w:rsid w:val="00E85C1F"/>
    <w:rsid w:val="00E8678D"/>
    <w:rsid w:val="00E86B4F"/>
    <w:rsid w:val="00E87417"/>
    <w:rsid w:val="00E8744B"/>
    <w:rsid w:val="00E87763"/>
    <w:rsid w:val="00E91B98"/>
    <w:rsid w:val="00E920F9"/>
    <w:rsid w:val="00E924B4"/>
    <w:rsid w:val="00E941F2"/>
    <w:rsid w:val="00E945B8"/>
    <w:rsid w:val="00E94F4C"/>
    <w:rsid w:val="00E964BD"/>
    <w:rsid w:val="00E96691"/>
    <w:rsid w:val="00E97813"/>
    <w:rsid w:val="00EA05AA"/>
    <w:rsid w:val="00EA31B6"/>
    <w:rsid w:val="00EA382C"/>
    <w:rsid w:val="00EA39E1"/>
    <w:rsid w:val="00EA3B8A"/>
    <w:rsid w:val="00EA3BEC"/>
    <w:rsid w:val="00EA74D0"/>
    <w:rsid w:val="00EA7BDF"/>
    <w:rsid w:val="00EB02B1"/>
    <w:rsid w:val="00EB12DB"/>
    <w:rsid w:val="00EB2CD8"/>
    <w:rsid w:val="00EB2E76"/>
    <w:rsid w:val="00EB3A79"/>
    <w:rsid w:val="00EB3AC4"/>
    <w:rsid w:val="00EB3AD5"/>
    <w:rsid w:val="00EB4C8F"/>
    <w:rsid w:val="00EB562E"/>
    <w:rsid w:val="00EB57DC"/>
    <w:rsid w:val="00EB6086"/>
    <w:rsid w:val="00EC01AC"/>
    <w:rsid w:val="00EC146A"/>
    <w:rsid w:val="00EC1963"/>
    <w:rsid w:val="00EC27F0"/>
    <w:rsid w:val="00EC2C29"/>
    <w:rsid w:val="00EC3084"/>
    <w:rsid w:val="00EC398E"/>
    <w:rsid w:val="00EC3E59"/>
    <w:rsid w:val="00EC4DDC"/>
    <w:rsid w:val="00EC605C"/>
    <w:rsid w:val="00EC6334"/>
    <w:rsid w:val="00EC6D91"/>
    <w:rsid w:val="00EC7B5B"/>
    <w:rsid w:val="00ED11A2"/>
    <w:rsid w:val="00ED13B7"/>
    <w:rsid w:val="00ED220B"/>
    <w:rsid w:val="00ED327E"/>
    <w:rsid w:val="00ED3F88"/>
    <w:rsid w:val="00ED40E5"/>
    <w:rsid w:val="00ED50B0"/>
    <w:rsid w:val="00EE004F"/>
    <w:rsid w:val="00EE0159"/>
    <w:rsid w:val="00EE09D4"/>
    <w:rsid w:val="00EE122E"/>
    <w:rsid w:val="00EE1241"/>
    <w:rsid w:val="00EE13E1"/>
    <w:rsid w:val="00EE1981"/>
    <w:rsid w:val="00EE20C2"/>
    <w:rsid w:val="00EE243A"/>
    <w:rsid w:val="00EE2624"/>
    <w:rsid w:val="00EE2BFB"/>
    <w:rsid w:val="00EE2CEC"/>
    <w:rsid w:val="00EE2EED"/>
    <w:rsid w:val="00EE4DB6"/>
    <w:rsid w:val="00EE6B9B"/>
    <w:rsid w:val="00EE7E91"/>
    <w:rsid w:val="00EF02F6"/>
    <w:rsid w:val="00EF0587"/>
    <w:rsid w:val="00EF05CD"/>
    <w:rsid w:val="00EF0F5A"/>
    <w:rsid w:val="00EF2855"/>
    <w:rsid w:val="00EF2877"/>
    <w:rsid w:val="00EF41F5"/>
    <w:rsid w:val="00EF5F4C"/>
    <w:rsid w:val="00EF676B"/>
    <w:rsid w:val="00EF733D"/>
    <w:rsid w:val="00EF7647"/>
    <w:rsid w:val="00F0057F"/>
    <w:rsid w:val="00F011CE"/>
    <w:rsid w:val="00F019DB"/>
    <w:rsid w:val="00F01D29"/>
    <w:rsid w:val="00F023D5"/>
    <w:rsid w:val="00F024BA"/>
    <w:rsid w:val="00F0275F"/>
    <w:rsid w:val="00F04561"/>
    <w:rsid w:val="00F045C2"/>
    <w:rsid w:val="00F046B4"/>
    <w:rsid w:val="00F053EF"/>
    <w:rsid w:val="00F054DE"/>
    <w:rsid w:val="00F05997"/>
    <w:rsid w:val="00F0635A"/>
    <w:rsid w:val="00F10243"/>
    <w:rsid w:val="00F102F9"/>
    <w:rsid w:val="00F1072A"/>
    <w:rsid w:val="00F10A0F"/>
    <w:rsid w:val="00F10BAA"/>
    <w:rsid w:val="00F10BCF"/>
    <w:rsid w:val="00F10EC7"/>
    <w:rsid w:val="00F112EC"/>
    <w:rsid w:val="00F11DA3"/>
    <w:rsid w:val="00F12409"/>
    <w:rsid w:val="00F124ED"/>
    <w:rsid w:val="00F12ABC"/>
    <w:rsid w:val="00F133A8"/>
    <w:rsid w:val="00F13A42"/>
    <w:rsid w:val="00F15E79"/>
    <w:rsid w:val="00F16041"/>
    <w:rsid w:val="00F1730D"/>
    <w:rsid w:val="00F176D5"/>
    <w:rsid w:val="00F179CD"/>
    <w:rsid w:val="00F17C5A"/>
    <w:rsid w:val="00F17FB5"/>
    <w:rsid w:val="00F209A4"/>
    <w:rsid w:val="00F20F79"/>
    <w:rsid w:val="00F217A8"/>
    <w:rsid w:val="00F22465"/>
    <w:rsid w:val="00F22502"/>
    <w:rsid w:val="00F22A15"/>
    <w:rsid w:val="00F23259"/>
    <w:rsid w:val="00F23FC0"/>
    <w:rsid w:val="00F24E4A"/>
    <w:rsid w:val="00F2500E"/>
    <w:rsid w:val="00F253E7"/>
    <w:rsid w:val="00F25A3E"/>
    <w:rsid w:val="00F25E2C"/>
    <w:rsid w:val="00F26A7C"/>
    <w:rsid w:val="00F27A07"/>
    <w:rsid w:val="00F27A0F"/>
    <w:rsid w:val="00F27FDA"/>
    <w:rsid w:val="00F329D8"/>
    <w:rsid w:val="00F33339"/>
    <w:rsid w:val="00F33A23"/>
    <w:rsid w:val="00F3424D"/>
    <w:rsid w:val="00F35024"/>
    <w:rsid w:val="00F352C4"/>
    <w:rsid w:val="00F35B37"/>
    <w:rsid w:val="00F366E9"/>
    <w:rsid w:val="00F3767F"/>
    <w:rsid w:val="00F37A4A"/>
    <w:rsid w:val="00F37DAE"/>
    <w:rsid w:val="00F407D9"/>
    <w:rsid w:val="00F416A9"/>
    <w:rsid w:val="00F4207D"/>
    <w:rsid w:val="00F422D0"/>
    <w:rsid w:val="00F4278E"/>
    <w:rsid w:val="00F428E5"/>
    <w:rsid w:val="00F42B3A"/>
    <w:rsid w:val="00F43EDF"/>
    <w:rsid w:val="00F43FE4"/>
    <w:rsid w:val="00F4491D"/>
    <w:rsid w:val="00F45A42"/>
    <w:rsid w:val="00F45ABC"/>
    <w:rsid w:val="00F4638C"/>
    <w:rsid w:val="00F474EF"/>
    <w:rsid w:val="00F52C26"/>
    <w:rsid w:val="00F57D1B"/>
    <w:rsid w:val="00F61263"/>
    <w:rsid w:val="00F61C41"/>
    <w:rsid w:val="00F628B2"/>
    <w:rsid w:val="00F6314E"/>
    <w:rsid w:val="00F6315C"/>
    <w:rsid w:val="00F64789"/>
    <w:rsid w:val="00F64B4A"/>
    <w:rsid w:val="00F65168"/>
    <w:rsid w:val="00F65281"/>
    <w:rsid w:val="00F65873"/>
    <w:rsid w:val="00F66E5D"/>
    <w:rsid w:val="00F6751C"/>
    <w:rsid w:val="00F67598"/>
    <w:rsid w:val="00F71C9F"/>
    <w:rsid w:val="00F7244E"/>
    <w:rsid w:val="00F72B33"/>
    <w:rsid w:val="00F73A18"/>
    <w:rsid w:val="00F73F49"/>
    <w:rsid w:val="00F74E34"/>
    <w:rsid w:val="00F75035"/>
    <w:rsid w:val="00F75E47"/>
    <w:rsid w:val="00F76106"/>
    <w:rsid w:val="00F80A6D"/>
    <w:rsid w:val="00F8106A"/>
    <w:rsid w:val="00F83789"/>
    <w:rsid w:val="00F84045"/>
    <w:rsid w:val="00F840E2"/>
    <w:rsid w:val="00F84F32"/>
    <w:rsid w:val="00F85473"/>
    <w:rsid w:val="00F856D5"/>
    <w:rsid w:val="00F85864"/>
    <w:rsid w:val="00F85C55"/>
    <w:rsid w:val="00F86B72"/>
    <w:rsid w:val="00F86ECF"/>
    <w:rsid w:val="00F87333"/>
    <w:rsid w:val="00F8780A"/>
    <w:rsid w:val="00F87A89"/>
    <w:rsid w:val="00F90677"/>
    <w:rsid w:val="00F906E1"/>
    <w:rsid w:val="00F918E9"/>
    <w:rsid w:val="00F9259E"/>
    <w:rsid w:val="00F927C0"/>
    <w:rsid w:val="00F92BC8"/>
    <w:rsid w:val="00F92BF5"/>
    <w:rsid w:val="00F92CB9"/>
    <w:rsid w:val="00F93883"/>
    <w:rsid w:val="00F939A0"/>
    <w:rsid w:val="00F947C5"/>
    <w:rsid w:val="00F95935"/>
    <w:rsid w:val="00F95A43"/>
    <w:rsid w:val="00F95F41"/>
    <w:rsid w:val="00F96853"/>
    <w:rsid w:val="00F979E8"/>
    <w:rsid w:val="00F97F0D"/>
    <w:rsid w:val="00FA1253"/>
    <w:rsid w:val="00FA2E13"/>
    <w:rsid w:val="00FA39ED"/>
    <w:rsid w:val="00FA5E58"/>
    <w:rsid w:val="00FA628F"/>
    <w:rsid w:val="00FA645B"/>
    <w:rsid w:val="00FA6739"/>
    <w:rsid w:val="00FA681B"/>
    <w:rsid w:val="00FA7CA0"/>
    <w:rsid w:val="00FB01D8"/>
    <w:rsid w:val="00FB0CC7"/>
    <w:rsid w:val="00FB109C"/>
    <w:rsid w:val="00FB10C8"/>
    <w:rsid w:val="00FB1251"/>
    <w:rsid w:val="00FB127F"/>
    <w:rsid w:val="00FB218C"/>
    <w:rsid w:val="00FB2503"/>
    <w:rsid w:val="00FB25E0"/>
    <w:rsid w:val="00FB26FE"/>
    <w:rsid w:val="00FB3109"/>
    <w:rsid w:val="00FB327C"/>
    <w:rsid w:val="00FB3B9D"/>
    <w:rsid w:val="00FB3BC5"/>
    <w:rsid w:val="00FB4547"/>
    <w:rsid w:val="00FB5D0A"/>
    <w:rsid w:val="00FB657B"/>
    <w:rsid w:val="00FB7903"/>
    <w:rsid w:val="00FB7B9A"/>
    <w:rsid w:val="00FB7D11"/>
    <w:rsid w:val="00FB7E8B"/>
    <w:rsid w:val="00FC0E19"/>
    <w:rsid w:val="00FC1ACC"/>
    <w:rsid w:val="00FC4116"/>
    <w:rsid w:val="00FC4A2C"/>
    <w:rsid w:val="00FC54A2"/>
    <w:rsid w:val="00FC5A9C"/>
    <w:rsid w:val="00FC6B87"/>
    <w:rsid w:val="00FC7354"/>
    <w:rsid w:val="00FC7503"/>
    <w:rsid w:val="00FD0578"/>
    <w:rsid w:val="00FD109F"/>
    <w:rsid w:val="00FD12EA"/>
    <w:rsid w:val="00FD136B"/>
    <w:rsid w:val="00FD1D6D"/>
    <w:rsid w:val="00FD297A"/>
    <w:rsid w:val="00FD32B2"/>
    <w:rsid w:val="00FD3B0A"/>
    <w:rsid w:val="00FD405B"/>
    <w:rsid w:val="00FD4424"/>
    <w:rsid w:val="00FD452F"/>
    <w:rsid w:val="00FD575F"/>
    <w:rsid w:val="00FD5E25"/>
    <w:rsid w:val="00FD677C"/>
    <w:rsid w:val="00FD6CAD"/>
    <w:rsid w:val="00FD770C"/>
    <w:rsid w:val="00FD7D0B"/>
    <w:rsid w:val="00FE0162"/>
    <w:rsid w:val="00FE0738"/>
    <w:rsid w:val="00FE2941"/>
    <w:rsid w:val="00FE2A34"/>
    <w:rsid w:val="00FE30AB"/>
    <w:rsid w:val="00FE3BDF"/>
    <w:rsid w:val="00FE3C7E"/>
    <w:rsid w:val="00FE3ED5"/>
    <w:rsid w:val="00FE4A9D"/>
    <w:rsid w:val="00FE5450"/>
    <w:rsid w:val="00FE5B3F"/>
    <w:rsid w:val="00FE67CD"/>
    <w:rsid w:val="00FE7214"/>
    <w:rsid w:val="00FF00C1"/>
    <w:rsid w:val="00FF02A0"/>
    <w:rsid w:val="00FF1505"/>
    <w:rsid w:val="00FF1914"/>
    <w:rsid w:val="00FF222B"/>
    <w:rsid w:val="00FF28A2"/>
    <w:rsid w:val="00FF2D60"/>
    <w:rsid w:val="00FF4361"/>
    <w:rsid w:val="00FF576C"/>
    <w:rsid w:val="00FF5C94"/>
    <w:rsid w:val="00FF5DE7"/>
    <w:rsid w:val="00FF5DFB"/>
    <w:rsid w:val="00FF60D8"/>
    <w:rsid w:val="00FF60ED"/>
    <w:rsid w:val="00FF6126"/>
    <w:rsid w:val="00FF69B3"/>
    <w:rsid w:val="00FF754F"/>
    <w:rsid w:val="00FF7AE7"/>
    <w:rsid w:val="00FF7DDD"/>
    <w:rsid w:val="0219A6D3"/>
    <w:rsid w:val="03353D44"/>
    <w:rsid w:val="033F892B"/>
    <w:rsid w:val="03BF799E"/>
    <w:rsid w:val="04F9DEBE"/>
    <w:rsid w:val="05882C57"/>
    <w:rsid w:val="07FD0BDD"/>
    <w:rsid w:val="08B0BD51"/>
    <w:rsid w:val="09AAD7BC"/>
    <w:rsid w:val="0A0796C3"/>
    <w:rsid w:val="0BD2F557"/>
    <w:rsid w:val="0D3D626B"/>
    <w:rsid w:val="0DBD0F64"/>
    <w:rsid w:val="0FA6F5DF"/>
    <w:rsid w:val="10DC3273"/>
    <w:rsid w:val="1149C724"/>
    <w:rsid w:val="11FD3FEC"/>
    <w:rsid w:val="124DE4B6"/>
    <w:rsid w:val="125136C1"/>
    <w:rsid w:val="12FDB34B"/>
    <w:rsid w:val="1415EEC2"/>
    <w:rsid w:val="14F5C07B"/>
    <w:rsid w:val="15EFC5A6"/>
    <w:rsid w:val="18116B4D"/>
    <w:rsid w:val="189D7C53"/>
    <w:rsid w:val="19EE91FC"/>
    <w:rsid w:val="19F6B5D1"/>
    <w:rsid w:val="19FD3BA1"/>
    <w:rsid w:val="1B99C794"/>
    <w:rsid w:val="1CDFAF00"/>
    <w:rsid w:val="1D36C6BA"/>
    <w:rsid w:val="1E1A7582"/>
    <w:rsid w:val="1EB12B73"/>
    <w:rsid w:val="1F8A8EF8"/>
    <w:rsid w:val="205DD380"/>
    <w:rsid w:val="2152C563"/>
    <w:rsid w:val="215E46DF"/>
    <w:rsid w:val="21DDAF60"/>
    <w:rsid w:val="223F96EF"/>
    <w:rsid w:val="230DB1F6"/>
    <w:rsid w:val="274593BE"/>
    <w:rsid w:val="27A82F6B"/>
    <w:rsid w:val="2969AF7F"/>
    <w:rsid w:val="297EBF0E"/>
    <w:rsid w:val="29838CB4"/>
    <w:rsid w:val="2A91A11D"/>
    <w:rsid w:val="2D5D3606"/>
    <w:rsid w:val="2DA62B9D"/>
    <w:rsid w:val="2FF97ED6"/>
    <w:rsid w:val="30E4734E"/>
    <w:rsid w:val="312C1C5B"/>
    <w:rsid w:val="3135AAB2"/>
    <w:rsid w:val="327214DC"/>
    <w:rsid w:val="32880AC5"/>
    <w:rsid w:val="341C1410"/>
    <w:rsid w:val="344F403A"/>
    <w:rsid w:val="34B06400"/>
    <w:rsid w:val="353218A6"/>
    <w:rsid w:val="3600D44B"/>
    <w:rsid w:val="37A2765B"/>
    <w:rsid w:val="38836869"/>
    <w:rsid w:val="38D7C5DB"/>
    <w:rsid w:val="399E9AB4"/>
    <w:rsid w:val="3A023756"/>
    <w:rsid w:val="3A3FEF00"/>
    <w:rsid w:val="3A4E539F"/>
    <w:rsid w:val="3A722D37"/>
    <w:rsid w:val="3BFC6B29"/>
    <w:rsid w:val="3CCA98C8"/>
    <w:rsid w:val="3D3A2A24"/>
    <w:rsid w:val="3ECCF3C2"/>
    <w:rsid w:val="4102CE1B"/>
    <w:rsid w:val="4156CD48"/>
    <w:rsid w:val="42DCA4FF"/>
    <w:rsid w:val="4831F667"/>
    <w:rsid w:val="490D4E96"/>
    <w:rsid w:val="496774E1"/>
    <w:rsid w:val="4B7C13F4"/>
    <w:rsid w:val="4BAF401E"/>
    <w:rsid w:val="4BD9891E"/>
    <w:rsid w:val="4C28EDFD"/>
    <w:rsid w:val="4F34606E"/>
    <w:rsid w:val="4FFA8FBD"/>
    <w:rsid w:val="513D3893"/>
    <w:rsid w:val="527398A1"/>
    <w:rsid w:val="52772165"/>
    <w:rsid w:val="53170F77"/>
    <w:rsid w:val="54D78FA6"/>
    <w:rsid w:val="54E2346B"/>
    <w:rsid w:val="55855A71"/>
    <w:rsid w:val="55C42AE3"/>
    <w:rsid w:val="55D076A8"/>
    <w:rsid w:val="55F6FD2B"/>
    <w:rsid w:val="5772DDF5"/>
    <w:rsid w:val="59A1DF59"/>
    <w:rsid w:val="5A280060"/>
    <w:rsid w:val="5AAD4FCC"/>
    <w:rsid w:val="5B87A879"/>
    <w:rsid w:val="5D4AAA43"/>
    <w:rsid w:val="5E7E6388"/>
    <w:rsid w:val="5E8299DC"/>
    <w:rsid w:val="5EBF493B"/>
    <w:rsid w:val="601E6E06"/>
    <w:rsid w:val="61A7C8B6"/>
    <w:rsid w:val="62D53997"/>
    <w:rsid w:val="63937A0A"/>
    <w:rsid w:val="68C69B6D"/>
    <w:rsid w:val="68FA1F26"/>
    <w:rsid w:val="69285545"/>
    <w:rsid w:val="69551FF6"/>
    <w:rsid w:val="6A467498"/>
    <w:rsid w:val="6DE1C48A"/>
    <w:rsid w:val="6DE9BFCC"/>
    <w:rsid w:val="6E4710EB"/>
    <w:rsid w:val="6EB7021B"/>
    <w:rsid w:val="6F01ED9D"/>
    <w:rsid w:val="7062EAAC"/>
    <w:rsid w:val="70FE4A4C"/>
    <w:rsid w:val="723989B9"/>
    <w:rsid w:val="7251E0E8"/>
    <w:rsid w:val="73549AFE"/>
    <w:rsid w:val="73895C4F"/>
    <w:rsid w:val="73E446EB"/>
    <w:rsid w:val="73E610C0"/>
    <w:rsid w:val="74A48404"/>
    <w:rsid w:val="74D14EB5"/>
    <w:rsid w:val="754DC1DE"/>
    <w:rsid w:val="75ECB255"/>
    <w:rsid w:val="7669257E"/>
    <w:rsid w:val="77F8A9B5"/>
    <w:rsid w:val="78055A86"/>
    <w:rsid w:val="793EB5B4"/>
    <w:rsid w:val="79B56432"/>
    <w:rsid w:val="7A6D7903"/>
    <w:rsid w:val="7ACED371"/>
    <w:rsid w:val="7B54900E"/>
    <w:rsid w:val="7B5D5224"/>
    <w:rsid w:val="7B802121"/>
    <w:rsid w:val="7CA1076E"/>
    <w:rsid w:val="7E21F624"/>
    <w:rsid w:val="7E7003F9"/>
    <w:rsid w:val="7F279477"/>
    <w:rsid w:val="7F770A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64B56"/>
  <w15:chartTrackingRefBased/>
  <w15:docId w15:val="{08BBB264-C825-420D-ABBA-89FC6495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0E"/>
    <w:pPr>
      <w:spacing w:after="120"/>
    </w:pPr>
    <w:rPr>
      <w:rFonts w:ascii="Arial" w:hAnsi="Arial"/>
      <w:sz w:val="22"/>
      <w:szCs w:val="22"/>
      <w:lang w:eastAsia="en-US"/>
    </w:rPr>
  </w:style>
  <w:style w:type="paragraph" w:styleId="Heading1">
    <w:name w:val="heading 1"/>
    <w:basedOn w:val="Normal"/>
    <w:next w:val="Normal"/>
    <w:link w:val="Heading1Char"/>
    <w:qFormat/>
    <w:rsid w:val="002D10C7"/>
    <w:pPr>
      <w:keepNext/>
      <w:numPr>
        <w:numId w:val="11"/>
      </w:numPr>
      <w:shd w:val="clear" w:color="DEEAF6" w:fill="auto"/>
      <w:tabs>
        <w:tab w:val="left" w:pos="567"/>
        <w:tab w:val="right" w:leader="dot" w:pos="9639"/>
      </w:tabs>
      <w:spacing w:before="240" w:after="240"/>
      <w:outlineLvl w:val="0"/>
    </w:pPr>
    <w:rPr>
      <w:rFonts w:ascii="Segoe UI Semibold" w:eastAsia="Times New Roman" w:hAnsi="Segoe UI Semibold"/>
      <w:b/>
      <w:bCs/>
      <w:color w:val="0067C8" w:themeColor="accent4"/>
      <w:kern w:val="32"/>
      <w:sz w:val="32"/>
      <w:szCs w:val="32"/>
      <w:lang w:val="en-US"/>
    </w:rPr>
  </w:style>
  <w:style w:type="paragraph" w:styleId="Heading2">
    <w:name w:val="heading 2"/>
    <w:basedOn w:val="Normal"/>
    <w:next w:val="Normal"/>
    <w:link w:val="Heading2Char"/>
    <w:unhideWhenUsed/>
    <w:qFormat/>
    <w:rsid w:val="00B53ECB"/>
    <w:pPr>
      <w:keepNext/>
      <w:numPr>
        <w:ilvl w:val="1"/>
        <w:numId w:val="11"/>
      </w:numPr>
      <w:spacing w:before="360"/>
      <w:outlineLvl w:val="1"/>
    </w:pPr>
    <w:rPr>
      <w:rFonts w:eastAsia="Times New Roman" w:cs="Segoe UI Semilight"/>
      <w:b/>
      <w:bCs/>
      <w:iCs/>
      <w:color w:val="0067C8" w:themeColor="accent4"/>
      <w:sz w:val="28"/>
      <w:szCs w:val="28"/>
    </w:rPr>
  </w:style>
  <w:style w:type="paragraph" w:styleId="Heading3">
    <w:name w:val="heading 3"/>
    <w:basedOn w:val="Normal"/>
    <w:next w:val="Normal"/>
    <w:link w:val="Heading3Char"/>
    <w:uiPriority w:val="9"/>
    <w:unhideWhenUsed/>
    <w:qFormat/>
    <w:rsid w:val="00941800"/>
    <w:pPr>
      <w:keepNext/>
      <w:numPr>
        <w:ilvl w:val="2"/>
        <w:numId w:val="11"/>
      </w:numPr>
      <w:spacing w:before="240"/>
      <w:outlineLvl w:val="2"/>
    </w:pPr>
    <w:rPr>
      <w:rFonts w:ascii="Segoe UI Semibold" w:eastAsia="Times New Roman" w:hAnsi="Segoe UI Semibold"/>
      <w:bCs/>
      <w:color w:val="162A63" w:themeColor="text2"/>
      <w:sz w:val="24"/>
      <w:szCs w:val="26"/>
      <w:lang w:val="x-none"/>
    </w:rPr>
  </w:style>
  <w:style w:type="paragraph" w:styleId="Heading4">
    <w:name w:val="heading 4"/>
    <w:basedOn w:val="Normal"/>
    <w:next w:val="Normal"/>
    <w:link w:val="Heading4Char"/>
    <w:uiPriority w:val="9"/>
    <w:unhideWhenUsed/>
    <w:qFormat/>
    <w:rsid w:val="00941800"/>
    <w:pPr>
      <w:keepNext/>
      <w:numPr>
        <w:ilvl w:val="3"/>
        <w:numId w:val="11"/>
      </w:numPr>
      <w:spacing w:before="240" w:after="60"/>
      <w:outlineLvl w:val="3"/>
    </w:pPr>
    <w:rPr>
      <w:rFonts w:ascii="Segoe UI Semibold" w:eastAsia="Times New Roman" w:hAnsi="Segoe UI Semibold"/>
      <w:bCs/>
      <w:szCs w:val="28"/>
      <w:lang w:val="x-none"/>
    </w:rPr>
  </w:style>
  <w:style w:type="paragraph" w:styleId="Heading5">
    <w:name w:val="heading 5"/>
    <w:basedOn w:val="Normal"/>
    <w:next w:val="Normal"/>
    <w:link w:val="Heading5Char"/>
    <w:uiPriority w:val="9"/>
    <w:semiHidden/>
    <w:unhideWhenUsed/>
    <w:qFormat/>
    <w:rsid w:val="009D4CC7"/>
    <w:pPr>
      <w:keepNext/>
      <w:keepLines/>
      <w:numPr>
        <w:ilvl w:val="4"/>
        <w:numId w:val="11"/>
      </w:numPr>
      <w:spacing w:before="40" w:after="0"/>
      <w:outlineLvl w:val="4"/>
    </w:pPr>
    <w:rPr>
      <w:rFonts w:asciiTheme="majorHAnsi" w:eastAsiaTheme="majorEastAsia" w:hAnsiTheme="majorHAnsi" w:cstheme="majorBidi"/>
      <w:color w:val="101F49" w:themeColor="accent1" w:themeShade="BF"/>
    </w:rPr>
  </w:style>
  <w:style w:type="paragraph" w:styleId="Heading6">
    <w:name w:val="heading 6"/>
    <w:basedOn w:val="Normal"/>
    <w:next w:val="Normal"/>
    <w:link w:val="Heading6Char"/>
    <w:uiPriority w:val="9"/>
    <w:semiHidden/>
    <w:unhideWhenUsed/>
    <w:qFormat/>
    <w:rsid w:val="009D4CC7"/>
    <w:pPr>
      <w:keepNext/>
      <w:keepLines/>
      <w:numPr>
        <w:ilvl w:val="5"/>
        <w:numId w:val="11"/>
      </w:numPr>
      <w:spacing w:before="40" w:after="0"/>
      <w:outlineLvl w:val="5"/>
    </w:pPr>
    <w:rPr>
      <w:rFonts w:asciiTheme="majorHAnsi" w:eastAsiaTheme="majorEastAsia" w:hAnsiTheme="majorHAnsi" w:cstheme="majorBidi"/>
      <w:color w:val="0B1431" w:themeColor="accent1" w:themeShade="7F"/>
    </w:rPr>
  </w:style>
  <w:style w:type="paragraph" w:styleId="Heading7">
    <w:name w:val="heading 7"/>
    <w:basedOn w:val="Normal"/>
    <w:next w:val="Normal"/>
    <w:link w:val="Heading7Char"/>
    <w:uiPriority w:val="9"/>
    <w:semiHidden/>
    <w:unhideWhenUsed/>
    <w:qFormat/>
    <w:rsid w:val="009D4CC7"/>
    <w:pPr>
      <w:keepNext/>
      <w:keepLines/>
      <w:numPr>
        <w:ilvl w:val="6"/>
        <w:numId w:val="11"/>
      </w:numPr>
      <w:spacing w:before="40" w:after="0"/>
      <w:outlineLvl w:val="6"/>
    </w:pPr>
    <w:rPr>
      <w:rFonts w:asciiTheme="majorHAnsi" w:eastAsiaTheme="majorEastAsia" w:hAnsiTheme="majorHAnsi" w:cstheme="majorBidi"/>
      <w:i/>
      <w:iCs/>
      <w:color w:val="0B1431" w:themeColor="accent1" w:themeShade="7F"/>
    </w:rPr>
  </w:style>
  <w:style w:type="paragraph" w:styleId="Heading8">
    <w:name w:val="heading 8"/>
    <w:basedOn w:val="Normal"/>
    <w:next w:val="Normal"/>
    <w:link w:val="Heading8Char"/>
    <w:uiPriority w:val="9"/>
    <w:semiHidden/>
    <w:unhideWhenUsed/>
    <w:qFormat/>
    <w:rsid w:val="009D4CC7"/>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4CC7"/>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B5A"/>
    <w:pPr>
      <w:tabs>
        <w:tab w:val="center" w:pos="4513"/>
        <w:tab w:val="right" w:pos="9026"/>
      </w:tabs>
      <w:spacing w:after="0"/>
    </w:pPr>
    <w:rPr>
      <w:rFonts w:ascii="Verdana" w:hAnsi="Verdana"/>
      <w:color w:val="50AEF8"/>
      <w:sz w:val="18"/>
      <w:lang w:val="x-none"/>
    </w:rPr>
  </w:style>
  <w:style w:type="character" w:customStyle="1" w:styleId="HeaderChar">
    <w:name w:val="Header Char"/>
    <w:link w:val="Header"/>
    <w:uiPriority w:val="99"/>
    <w:rsid w:val="00AA0B5A"/>
    <w:rPr>
      <w:rFonts w:ascii="Verdana" w:hAnsi="Verdana"/>
      <w:color w:val="50AEF8"/>
      <w:sz w:val="18"/>
      <w:szCs w:val="22"/>
      <w:lang w:eastAsia="en-US"/>
    </w:rPr>
  </w:style>
  <w:style w:type="paragraph" w:styleId="Footer">
    <w:name w:val="footer"/>
    <w:basedOn w:val="Normal"/>
    <w:link w:val="FooterChar"/>
    <w:uiPriority w:val="99"/>
    <w:unhideWhenUsed/>
    <w:pPr>
      <w:tabs>
        <w:tab w:val="center" w:pos="4513"/>
        <w:tab w:val="right" w:pos="9026"/>
      </w:tabs>
      <w:spacing w:after="0"/>
    </w:pPr>
    <w:rPr>
      <w:rFonts w:ascii="Verdana" w:hAnsi="Verdana"/>
      <w:color w:val="333399"/>
      <w:sz w:val="13"/>
      <w:lang w:val="x-none"/>
    </w:rPr>
  </w:style>
  <w:style w:type="character" w:customStyle="1" w:styleId="FooterChar">
    <w:name w:val="Footer Char"/>
    <w:link w:val="Footer"/>
    <w:uiPriority w:val="99"/>
    <w:rPr>
      <w:rFonts w:ascii="Verdana" w:hAnsi="Verdana"/>
      <w:color w:val="333399"/>
      <w:sz w:val="13"/>
      <w:szCs w:val="22"/>
      <w:lang w:eastAsia="en-US"/>
    </w:rPr>
  </w:style>
  <w:style w:type="character" w:customStyle="1" w:styleId="Heading1Char">
    <w:name w:val="Heading 1 Char"/>
    <w:link w:val="Heading1"/>
    <w:rsid w:val="002D10C7"/>
    <w:rPr>
      <w:rFonts w:ascii="Segoe UI Semibold" w:eastAsia="Times New Roman" w:hAnsi="Segoe UI Semibold"/>
      <w:b/>
      <w:bCs/>
      <w:color w:val="0067C8" w:themeColor="accent4"/>
      <w:kern w:val="32"/>
      <w:sz w:val="32"/>
      <w:szCs w:val="32"/>
      <w:shd w:val="clear" w:color="DEEAF6" w:fill="auto"/>
      <w:lang w:val="en-US" w:eastAsia="en-US"/>
    </w:rPr>
  </w:style>
  <w:style w:type="character" w:customStyle="1" w:styleId="Heading2Char">
    <w:name w:val="Heading 2 Char"/>
    <w:link w:val="Heading2"/>
    <w:rsid w:val="00B53ECB"/>
    <w:rPr>
      <w:rFonts w:ascii="Arial" w:eastAsia="Times New Roman" w:hAnsi="Arial" w:cs="Segoe UI Semilight"/>
      <w:b/>
      <w:bCs/>
      <w:iCs/>
      <w:color w:val="0067C8" w:themeColor="accent4"/>
      <w:sz w:val="28"/>
      <w:szCs w:val="28"/>
      <w:lang w:eastAsia="en-US"/>
    </w:rPr>
  </w:style>
  <w:style w:type="character" w:customStyle="1" w:styleId="Heading3Char">
    <w:name w:val="Heading 3 Char"/>
    <w:link w:val="Heading3"/>
    <w:uiPriority w:val="9"/>
    <w:rsid w:val="00941800"/>
    <w:rPr>
      <w:rFonts w:ascii="Segoe UI Semibold" w:eastAsia="Times New Roman" w:hAnsi="Segoe UI Semibold"/>
      <w:bCs/>
      <w:color w:val="162A63" w:themeColor="text2"/>
      <w:sz w:val="24"/>
      <w:szCs w:val="26"/>
      <w:lang w:val="x-none" w:eastAsia="en-US"/>
    </w:rPr>
  </w:style>
  <w:style w:type="paragraph" w:styleId="Title">
    <w:name w:val="Title"/>
    <w:basedOn w:val="Normal"/>
    <w:next w:val="Normal"/>
    <w:link w:val="TitleChar"/>
    <w:uiPriority w:val="10"/>
    <w:qFormat/>
    <w:rsid w:val="00C20C56"/>
    <w:pPr>
      <w:spacing w:before="480" w:after="480"/>
      <w:ind w:right="-284"/>
      <w:jc w:val="center"/>
      <w:outlineLvl w:val="0"/>
    </w:pPr>
    <w:rPr>
      <w:rFonts w:ascii="Calibri" w:eastAsia="Times New Roman" w:hAnsi="Calibri"/>
      <w:bCs/>
      <w:color w:val="0067C8" w:themeColor="accent4"/>
      <w:kern w:val="28"/>
      <w:sz w:val="48"/>
      <w:szCs w:val="32"/>
      <w:lang w:val="en-US"/>
    </w:rPr>
  </w:style>
  <w:style w:type="character" w:customStyle="1" w:styleId="TitleChar">
    <w:name w:val="Title Char"/>
    <w:link w:val="Title"/>
    <w:uiPriority w:val="10"/>
    <w:rsid w:val="00C20C56"/>
    <w:rPr>
      <w:rFonts w:eastAsia="Times New Roman"/>
      <w:bCs/>
      <w:color w:val="0067C8" w:themeColor="accent4"/>
      <w:kern w:val="28"/>
      <w:sz w:val="48"/>
      <w:szCs w:val="32"/>
      <w:lang w:val="en-US" w:eastAsia="en-US"/>
    </w:rPr>
  </w:style>
  <w:style w:type="paragraph" w:styleId="ListParagraph">
    <w:name w:val="List Paragraph"/>
    <w:basedOn w:val="Normal"/>
    <w:link w:val="ListParagraphChar"/>
    <w:uiPriority w:val="34"/>
    <w:qFormat/>
    <w:rsid w:val="002313B0"/>
    <w:pPr>
      <w:numPr>
        <w:numId w:val="1"/>
      </w:numPr>
    </w:pPr>
    <w:rPr>
      <w:lang w:val="x-none"/>
    </w:rPr>
  </w:style>
  <w:style w:type="paragraph" w:styleId="Subtitle">
    <w:name w:val="Subtitle"/>
    <w:basedOn w:val="Title"/>
    <w:next w:val="Normal"/>
    <w:link w:val="SubtitleChar"/>
    <w:uiPriority w:val="11"/>
    <w:qFormat/>
    <w:rsid w:val="00263676"/>
    <w:pPr>
      <w:outlineLvl w:val="1"/>
    </w:pPr>
    <w:rPr>
      <w:szCs w:val="24"/>
    </w:rPr>
  </w:style>
  <w:style w:type="character" w:customStyle="1" w:styleId="SubtitleChar">
    <w:name w:val="Subtitle Char"/>
    <w:link w:val="Subtitle"/>
    <w:uiPriority w:val="11"/>
    <w:rsid w:val="00263676"/>
    <w:rPr>
      <w:rFonts w:eastAsia="Times New Roman"/>
      <w:bCs/>
      <w:color w:val="162A63" w:themeColor="text2"/>
      <w:kern w:val="28"/>
      <w:sz w:val="48"/>
      <w:szCs w:val="24"/>
      <w:lang w:val="en-US" w:eastAsia="en-U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380D58"/>
    <w:pPr>
      <w:tabs>
        <w:tab w:val="right" w:leader="dot" w:pos="9964"/>
      </w:tabs>
      <w:ind w:left="567"/>
    </w:pPr>
  </w:style>
  <w:style w:type="paragraph" w:styleId="TOC1">
    <w:name w:val="toc 1"/>
    <w:basedOn w:val="Normal"/>
    <w:next w:val="Normal"/>
    <w:autoRedefine/>
    <w:uiPriority w:val="39"/>
    <w:unhideWhenUsed/>
    <w:rsid w:val="00380D58"/>
    <w:pPr>
      <w:tabs>
        <w:tab w:val="left" w:pos="567"/>
        <w:tab w:val="right" w:leader="dot" w:pos="9964"/>
      </w:tabs>
    </w:pPr>
    <w:rPr>
      <w:b/>
    </w:rPr>
  </w:style>
  <w:style w:type="paragraph" w:styleId="TOC3">
    <w:name w:val="toc 3"/>
    <w:basedOn w:val="Normal"/>
    <w:next w:val="Normal"/>
    <w:autoRedefine/>
    <w:uiPriority w:val="39"/>
    <w:unhideWhenUsed/>
    <w:pPr>
      <w:ind w:left="400"/>
    </w:pPr>
  </w:style>
  <w:style w:type="character" w:styleId="Hyperlink">
    <w:name w:val="Hyperlink"/>
    <w:uiPriority w:val="99"/>
    <w:unhideWhenUsed/>
    <w:rPr>
      <w:color w:val="0000FF"/>
      <w:u w:val="single"/>
    </w:rPr>
  </w:style>
  <w:style w:type="paragraph" w:styleId="NoSpacing">
    <w:name w:val="No Spacing"/>
    <w:uiPriority w:val="1"/>
    <w:qFormat/>
    <w:pPr>
      <w:jc w:val="both"/>
    </w:pPr>
    <w:rPr>
      <w:rFonts w:ascii="Cambria" w:hAnsi="Cambria"/>
      <w:szCs w:val="22"/>
      <w:lang w:eastAsia="en-US"/>
    </w:rPr>
  </w:style>
  <w:style w:type="character" w:customStyle="1" w:styleId="Heading4Char">
    <w:name w:val="Heading 4 Char"/>
    <w:link w:val="Heading4"/>
    <w:uiPriority w:val="9"/>
    <w:rsid w:val="00941800"/>
    <w:rPr>
      <w:rFonts w:ascii="Segoe UI Semibold" w:eastAsia="Times New Roman" w:hAnsi="Segoe UI Semibold"/>
      <w:bCs/>
      <w:sz w:val="22"/>
      <w:szCs w:val="28"/>
      <w:lang w:val="x-none" w:eastAsia="en-US"/>
    </w:rPr>
  </w:style>
  <w:style w:type="character" w:styleId="CommentReference">
    <w:name w:val="annotation reference"/>
    <w:uiPriority w:val="99"/>
    <w:semiHidden/>
    <w:unhideWhenUsed/>
    <w:rsid w:val="00FC5A9C"/>
    <w:rPr>
      <w:sz w:val="16"/>
      <w:szCs w:val="16"/>
    </w:rPr>
  </w:style>
  <w:style w:type="paragraph" w:styleId="CommentText">
    <w:name w:val="annotation text"/>
    <w:basedOn w:val="Normal"/>
    <w:link w:val="CommentTextChar"/>
    <w:uiPriority w:val="99"/>
    <w:unhideWhenUsed/>
    <w:rsid w:val="00FC5A9C"/>
    <w:rPr>
      <w:rFonts w:ascii="Cambria" w:hAnsi="Cambria"/>
      <w:sz w:val="20"/>
      <w:szCs w:val="20"/>
      <w:lang w:val="x-none"/>
    </w:rPr>
  </w:style>
  <w:style w:type="character" w:customStyle="1" w:styleId="CommentTextChar">
    <w:name w:val="Comment Text Char"/>
    <w:link w:val="CommentText"/>
    <w:uiPriority w:val="99"/>
    <w:rsid w:val="00FC5A9C"/>
    <w:rPr>
      <w:rFonts w:ascii="Cambria" w:hAnsi="Cambria"/>
      <w:lang w:eastAsia="en-US"/>
    </w:rPr>
  </w:style>
  <w:style w:type="paragraph" w:styleId="CommentSubject">
    <w:name w:val="annotation subject"/>
    <w:basedOn w:val="CommentText"/>
    <w:next w:val="CommentText"/>
    <w:link w:val="CommentSubjectChar"/>
    <w:uiPriority w:val="99"/>
    <w:semiHidden/>
    <w:unhideWhenUsed/>
    <w:rsid w:val="00FC5A9C"/>
    <w:rPr>
      <w:b/>
      <w:bCs/>
    </w:rPr>
  </w:style>
  <w:style w:type="character" w:customStyle="1" w:styleId="CommentSubjectChar">
    <w:name w:val="Comment Subject Char"/>
    <w:link w:val="CommentSubject"/>
    <w:uiPriority w:val="99"/>
    <w:semiHidden/>
    <w:rsid w:val="00FC5A9C"/>
    <w:rPr>
      <w:rFonts w:ascii="Cambria" w:hAnsi="Cambria"/>
      <w:b/>
      <w:bCs/>
      <w:lang w:eastAsia="en-US"/>
    </w:rPr>
  </w:style>
  <w:style w:type="paragraph" w:styleId="BalloonText">
    <w:name w:val="Balloon Text"/>
    <w:basedOn w:val="Normal"/>
    <w:link w:val="BalloonTextChar"/>
    <w:uiPriority w:val="99"/>
    <w:semiHidden/>
    <w:unhideWhenUsed/>
    <w:rsid w:val="00FC5A9C"/>
    <w:pPr>
      <w:spacing w:after="0"/>
    </w:pPr>
    <w:rPr>
      <w:rFonts w:ascii="Tahoma" w:hAnsi="Tahoma"/>
      <w:sz w:val="16"/>
      <w:szCs w:val="16"/>
      <w:lang w:val="x-none"/>
    </w:rPr>
  </w:style>
  <w:style w:type="character" w:customStyle="1" w:styleId="BalloonTextChar">
    <w:name w:val="Balloon Text Char"/>
    <w:link w:val="BalloonText"/>
    <w:uiPriority w:val="99"/>
    <w:semiHidden/>
    <w:rsid w:val="00FC5A9C"/>
    <w:rPr>
      <w:rFonts w:ascii="Tahoma" w:hAnsi="Tahoma" w:cs="Tahoma"/>
      <w:sz w:val="16"/>
      <w:szCs w:val="16"/>
      <w:lang w:eastAsia="en-US"/>
    </w:rPr>
  </w:style>
  <w:style w:type="paragraph" w:customStyle="1" w:styleId="Listhangingpara">
    <w:name w:val="List hanging para"/>
    <w:basedOn w:val="ListParagraph"/>
    <w:next w:val="ListParagraph"/>
    <w:link w:val="ListhangingparaChar"/>
    <w:qFormat/>
    <w:rsid w:val="00EE0159"/>
    <w:pPr>
      <w:numPr>
        <w:numId w:val="0"/>
      </w:numPr>
      <w:ind w:left="567"/>
    </w:pPr>
    <w:rPr>
      <w:rFonts w:ascii="Cambria" w:hAnsi="Cambria"/>
      <w:b/>
      <w:sz w:val="20"/>
    </w:rPr>
  </w:style>
  <w:style w:type="paragraph" w:customStyle="1" w:styleId="ListNumbered">
    <w:name w:val="List Numbered"/>
    <w:basedOn w:val="ListParagraph"/>
    <w:link w:val="ListNumberedChar"/>
    <w:qFormat/>
    <w:rsid w:val="00C927AC"/>
    <w:pPr>
      <w:numPr>
        <w:numId w:val="2"/>
      </w:numPr>
    </w:pPr>
  </w:style>
  <w:style w:type="character" w:customStyle="1" w:styleId="ListParagraphChar">
    <w:name w:val="List Paragraph Char"/>
    <w:link w:val="ListParagraph"/>
    <w:uiPriority w:val="34"/>
    <w:rsid w:val="002313B0"/>
    <w:rPr>
      <w:rFonts w:ascii="Arial" w:hAnsi="Arial"/>
      <w:sz w:val="22"/>
      <w:szCs w:val="22"/>
      <w:lang w:val="x-none" w:eastAsia="en-US"/>
    </w:rPr>
  </w:style>
  <w:style w:type="character" w:customStyle="1" w:styleId="ListhangingparaChar">
    <w:name w:val="List hanging para Char"/>
    <w:link w:val="Listhangingpara"/>
    <w:rsid w:val="00EE0159"/>
    <w:rPr>
      <w:rFonts w:ascii="Cambria" w:hAnsi="Cambria"/>
      <w:b/>
      <w:szCs w:val="22"/>
      <w:lang w:eastAsia="en-US"/>
    </w:rPr>
  </w:style>
  <w:style w:type="paragraph" w:customStyle="1" w:styleId="style3">
    <w:name w:val="style3"/>
    <w:basedOn w:val="Normal"/>
    <w:rsid w:val="001B5C4C"/>
    <w:pPr>
      <w:spacing w:before="100" w:beforeAutospacing="1" w:after="100" w:afterAutospacing="1"/>
    </w:pPr>
    <w:rPr>
      <w:rFonts w:ascii="Times New Roman" w:eastAsia="Times New Roman" w:hAnsi="Times New Roman"/>
      <w:sz w:val="24"/>
      <w:szCs w:val="24"/>
      <w:lang w:eastAsia="en-GB"/>
    </w:rPr>
  </w:style>
  <w:style w:type="character" w:customStyle="1" w:styleId="ListNumberedChar">
    <w:name w:val="List Numbered Char"/>
    <w:basedOn w:val="ListParagraphChar"/>
    <w:link w:val="ListNumbered"/>
    <w:rsid w:val="00AE5AD8"/>
    <w:rPr>
      <w:rFonts w:ascii="Arial" w:hAnsi="Arial"/>
      <w:sz w:val="22"/>
      <w:szCs w:val="22"/>
      <w:lang w:val="x-none" w:eastAsia="en-US"/>
    </w:rPr>
  </w:style>
  <w:style w:type="paragraph" w:styleId="NormalWeb">
    <w:name w:val="Normal (Web)"/>
    <w:basedOn w:val="Normal"/>
    <w:uiPriority w:val="99"/>
    <w:unhideWhenUsed/>
    <w:rsid w:val="001B5C4C"/>
    <w:pPr>
      <w:spacing w:before="100" w:beforeAutospacing="1" w:after="100" w:afterAutospacing="1"/>
    </w:pPr>
    <w:rPr>
      <w:rFonts w:ascii="Times New Roman" w:eastAsia="Times New Roman" w:hAnsi="Times New Roman"/>
      <w:sz w:val="24"/>
      <w:szCs w:val="24"/>
      <w:lang w:eastAsia="en-GB"/>
    </w:rPr>
  </w:style>
  <w:style w:type="character" w:styleId="Strong">
    <w:name w:val="Strong"/>
    <w:uiPriority w:val="22"/>
    <w:qFormat/>
    <w:rsid w:val="001B5C4C"/>
    <w:rPr>
      <w:b/>
      <w:bCs/>
    </w:rPr>
  </w:style>
  <w:style w:type="paragraph" w:customStyle="1" w:styleId="style2">
    <w:name w:val="style2"/>
    <w:basedOn w:val="Normal"/>
    <w:rsid w:val="001B5C4C"/>
    <w:pPr>
      <w:spacing w:before="100" w:beforeAutospacing="1" w:after="100" w:afterAutospacing="1"/>
    </w:pPr>
    <w:rPr>
      <w:rFonts w:ascii="Times New Roman" w:eastAsia="Times New Roman" w:hAnsi="Times New Roman"/>
      <w:sz w:val="24"/>
      <w:szCs w:val="24"/>
      <w:lang w:eastAsia="en-GB"/>
    </w:rPr>
  </w:style>
  <w:style w:type="character" w:customStyle="1" w:styleId="style31">
    <w:name w:val="style31"/>
    <w:basedOn w:val="DefaultParagraphFont"/>
    <w:rsid w:val="001B5C4C"/>
  </w:style>
  <w:style w:type="paragraph" w:customStyle="1" w:styleId="style61">
    <w:name w:val="style61"/>
    <w:basedOn w:val="Normal"/>
    <w:rsid w:val="001B5C4C"/>
    <w:pPr>
      <w:spacing w:before="100" w:beforeAutospacing="1" w:after="100" w:afterAutospacing="1"/>
    </w:pPr>
    <w:rPr>
      <w:rFonts w:ascii="Times New Roman" w:eastAsia="Times New Roman" w:hAnsi="Times New Roman"/>
      <w:sz w:val="24"/>
      <w:szCs w:val="24"/>
      <w:lang w:eastAsia="en-GB"/>
    </w:rPr>
  </w:style>
  <w:style w:type="paragraph" w:customStyle="1" w:styleId="style4">
    <w:name w:val="style4"/>
    <w:basedOn w:val="Normal"/>
    <w:rsid w:val="00FE7214"/>
    <w:pPr>
      <w:spacing w:before="100" w:beforeAutospacing="1" w:after="100" w:afterAutospacing="1"/>
    </w:pPr>
    <w:rPr>
      <w:rFonts w:ascii="Times New Roman" w:eastAsia="Times New Roman" w:hAnsi="Times New Roman"/>
      <w:sz w:val="24"/>
      <w:szCs w:val="24"/>
      <w:lang w:eastAsia="en-GB"/>
    </w:rPr>
  </w:style>
  <w:style w:type="character" w:customStyle="1" w:styleId="style43">
    <w:name w:val="style43"/>
    <w:basedOn w:val="DefaultParagraphFont"/>
    <w:rsid w:val="00FE7214"/>
  </w:style>
  <w:style w:type="character" w:customStyle="1" w:styleId="style53">
    <w:name w:val="style53"/>
    <w:basedOn w:val="DefaultParagraphFont"/>
    <w:rsid w:val="00FE7214"/>
  </w:style>
  <w:style w:type="character" w:customStyle="1" w:styleId="style24">
    <w:name w:val="style24"/>
    <w:basedOn w:val="DefaultParagraphFont"/>
    <w:rsid w:val="00FE7214"/>
  </w:style>
  <w:style w:type="character" w:customStyle="1" w:styleId="style56">
    <w:name w:val="style56"/>
    <w:basedOn w:val="DefaultParagraphFont"/>
    <w:rsid w:val="00FE7214"/>
  </w:style>
  <w:style w:type="character" w:customStyle="1" w:styleId="style13">
    <w:name w:val="style13"/>
    <w:basedOn w:val="DefaultParagraphFont"/>
    <w:rsid w:val="00FE7214"/>
  </w:style>
  <w:style w:type="character" w:customStyle="1" w:styleId="style57">
    <w:name w:val="style57"/>
    <w:basedOn w:val="DefaultParagraphFont"/>
    <w:rsid w:val="00FE7214"/>
  </w:style>
  <w:style w:type="paragraph" w:customStyle="1" w:styleId="style5">
    <w:name w:val="style5"/>
    <w:basedOn w:val="Normal"/>
    <w:rsid w:val="00FE7214"/>
    <w:pPr>
      <w:spacing w:before="100" w:beforeAutospacing="1" w:after="100" w:afterAutospacing="1"/>
    </w:pPr>
    <w:rPr>
      <w:rFonts w:ascii="Times New Roman" w:eastAsia="Times New Roman" w:hAnsi="Times New Roman"/>
      <w:sz w:val="24"/>
      <w:szCs w:val="24"/>
      <w:lang w:eastAsia="en-GB"/>
    </w:rPr>
  </w:style>
  <w:style w:type="character" w:customStyle="1" w:styleId="style50">
    <w:name w:val="style50"/>
    <w:basedOn w:val="DefaultParagraphFont"/>
    <w:rsid w:val="00FE7214"/>
  </w:style>
  <w:style w:type="paragraph" w:customStyle="1" w:styleId="style561">
    <w:name w:val="style561"/>
    <w:basedOn w:val="Normal"/>
    <w:rsid w:val="00FE7214"/>
    <w:pPr>
      <w:spacing w:before="100" w:beforeAutospacing="1" w:after="100" w:afterAutospacing="1"/>
    </w:pPr>
    <w:rPr>
      <w:rFonts w:ascii="Times New Roman" w:eastAsia="Times New Roman" w:hAnsi="Times New Roman"/>
      <w:sz w:val="24"/>
      <w:szCs w:val="24"/>
      <w:lang w:eastAsia="en-GB"/>
    </w:rPr>
  </w:style>
  <w:style w:type="character" w:customStyle="1" w:styleId="style25">
    <w:name w:val="style25"/>
    <w:basedOn w:val="DefaultParagraphFont"/>
    <w:rsid w:val="00FE7214"/>
  </w:style>
  <w:style w:type="character" w:customStyle="1" w:styleId="style55">
    <w:name w:val="style55"/>
    <w:basedOn w:val="DefaultParagraphFont"/>
    <w:rsid w:val="00FE7214"/>
  </w:style>
  <w:style w:type="character" w:customStyle="1" w:styleId="style37">
    <w:name w:val="style37"/>
    <w:basedOn w:val="DefaultParagraphFont"/>
    <w:rsid w:val="00FE7214"/>
  </w:style>
  <w:style w:type="character" w:customStyle="1" w:styleId="style52">
    <w:name w:val="style52"/>
    <w:basedOn w:val="DefaultParagraphFont"/>
    <w:rsid w:val="00FE7214"/>
  </w:style>
  <w:style w:type="character" w:customStyle="1" w:styleId="style51">
    <w:name w:val="style51"/>
    <w:basedOn w:val="DefaultParagraphFont"/>
    <w:rsid w:val="00FE7214"/>
  </w:style>
  <w:style w:type="character" w:customStyle="1" w:styleId="style23">
    <w:name w:val="style23"/>
    <w:basedOn w:val="DefaultParagraphFont"/>
    <w:rsid w:val="00FE7214"/>
  </w:style>
  <w:style w:type="paragraph" w:customStyle="1" w:styleId="style371">
    <w:name w:val="style371"/>
    <w:basedOn w:val="Normal"/>
    <w:rsid w:val="00FE7214"/>
    <w:pPr>
      <w:spacing w:before="100" w:beforeAutospacing="1" w:after="100" w:afterAutospacing="1"/>
    </w:pPr>
    <w:rPr>
      <w:rFonts w:ascii="Times New Roman" w:eastAsia="Times New Roman" w:hAnsi="Times New Roman"/>
      <w:sz w:val="24"/>
      <w:szCs w:val="24"/>
      <w:lang w:eastAsia="en-GB"/>
    </w:rPr>
  </w:style>
  <w:style w:type="character" w:customStyle="1" w:styleId="style59">
    <w:name w:val="style59"/>
    <w:basedOn w:val="DefaultParagraphFont"/>
    <w:rsid w:val="00FE7214"/>
  </w:style>
  <w:style w:type="paragraph" w:customStyle="1" w:styleId="Contents">
    <w:name w:val="Contents"/>
    <w:basedOn w:val="Subtitle"/>
    <w:link w:val="ContentsChar"/>
    <w:qFormat/>
    <w:rsid w:val="00C20C56"/>
    <w:rPr>
      <w:sz w:val="36"/>
      <w:szCs w:val="32"/>
    </w:rPr>
  </w:style>
  <w:style w:type="paragraph" w:styleId="FootnoteText">
    <w:name w:val="footnote text"/>
    <w:basedOn w:val="Normal"/>
    <w:link w:val="FootnoteTextChar"/>
    <w:uiPriority w:val="99"/>
    <w:semiHidden/>
    <w:unhideWhenUsed/>
    <w:rsid w:val="0001638B"/>
    <w:rPr>
      <w:sz w:val="20"/>
      <w:szCs w:val="20"/>
      <w:lang w:val="x-none"/>
    </w:rPr>
  </w:style>
  <w:style w:type="character" w:customStyle="1" w:styleId="ContentsChar">
    <w:name w:val="Contents Char"/>
    <w:link w:val="Contents"/>
    <w:rsid w:val="00C20C56"/>
    <w:rPr>
      <w:rFonts w:eastAsia="Times New Roman"/>
      <w:bCs/>
      <w:color w:val="0067C8" w:themeColor="accent4"/>
      <w:kern w:val="28"/>
      <w:sz w:val="36"/>
      <w:szCs w:val="32"/>
      <w:lang w:val="en-US" w:eastAsia="en-US"/>
    </w:rPr>
  </w:style>
  <w:style w:type="character" w:customStyle="1" w:styleId="FootnoteTextChar">
    <w:name w:val="Footnote Text Char"/>
    <w:link w:val="FootnoteText"/>
    <w:uiPriority w:val="99"/>
    <w:semiHidden/>
    <w:rsid w:val="0001638B"/>
    <w:rPr>
      <w:rFonts w:ascii="Segoe UI Light" w:hAnsi="Segoe UI Light"/>
      <w:lang w:eastAsia="en-US"/>
    </w:rPr>
  </w:style>
  <w:style w:type="character" w:styleId="FootnoteReference">
    <w:name w:val="footnote reference"/>
    <w:uiPriority w:val="99"/>
    <w:semiHidden/>
    <w:unhideWhenUsed/>
    <w:rsid w:val="0001638B"/>
    <w:rPr>
      <w:vertAlign w:val="superscript"/>
    </w:rPr>
  </w:style>
  <w:style w:type="character" w:styleId="FollowedHyperlink">
    <w:name w:val="FollowedHyperlink"/>
    <w:uiPriority w:val="99"/>
    <w:semiHidden/>
    <w:unhideWhenUsed/>
    <w:rsid w:val="000829C8"/>
    <w:rPr>
      <w:color w:val="954F72"/>
      <w:u w:val="single"/>
    </w:rPr>
  </w:style>
  <w:style w:type="paragraph" w:customStyle="1" w:styleId="myheading1">
    <w:name w:val="myheading1"/>
    <w:basedOn w:val="Normal"/>
    <w:link w:val="myheading1Char"/>
    <w:qFormat/>
    <w:rsid w:val="00BA428F"/>
    <w:pPr>
      <w:spacing w:before="60" w:after="60"/>
    </w:pPr>
    <w:rPr>
      <w:rFonts w:eastAsia="Times" w:cs="Calibri"/>
      <w:b/>
      <w:color w:val="002060"/>
      <w:sz w:val="24"/>
    </w:rPr>
  </w:style>
  <w:style w:type="character" w:customStyle="1" w:styleId="myheading1Char">
    <w:name w:val="myheading1 Char"/>
    <w:link w:val="myheading1"/>
    <w:rsid w:val="00BA428F"/>
    <w:rPr>
      <w:rFonts w:ascii="Calibri Light" w:eastAsia="Times" w:hAnsi="Calibri Light" w:cs="Calibri"/>
      <w:b/>
      <w:color w:val="002060"/>
      <w:sz w:val="24"/>
      <w:szCs w:val="22"/>
      <w:lang w:eastAsia="en-US"/>
    </w:rPr>
  </w:style>
  <w:style w:type="paragraph" w:customStyle="1" w:styleId="P3">
    <w:name w:val="P3"/>
    <w:aliases w:val="p3 + Justified,p3"/>
    <w:basedOn w:val="Normal"/>
    <w:qFormat/>
    <w:rsid w:val="00AC43C4"/>
    <w:pPr>
      <w:spacing w:before="260" w:after="60"/>
      <w:ind w:hanging="851"/>
    </w:pPr>
    <w:rPr>
      <w:rFonts w:ascii="Times New Roman" w:eastAsia="Times New Roman" w:hAnsi="Times New Roman"/>
      <w:lang w:eastAsia="en-GB"/>
    </w:rPr>
  </w:style>
  <w:style w:type="paragraph" w:customStyle="1" w:styleId="l">
    <w:name w:val="l"/>
    <w:aliases w:val="list"/>
    <w:basedOn w:val="P3"/>
    <w:rsid w:val="00AC43C4"/>
    <w:pPr>
      <w:numPr>
        <w:ilvl w:val="2"/>
        <w:numId w:val="3"/>
      </w:numPr>
      <w:spacing w:before="60"/>
    </w:pPr>
    <w:rPr>
      <w:szCs w:val="20"/>
    </w:rPr>
  </w:style>
  <w:style w:type="paragraph" w:customStyle="1" w:styleId="Sl">
    <w:name w:val="Sl"/>
    <w:aliases w:val="sublist"/>
    <w:basedOn w:val="l"/>
    <w:autoRedefine/>
    <w:qFormat/>
    <w:rsid w:val="00AC43C4"/>
    <w:pPr>
      <w:numPr>
        <w:ilvl w:val="0"/>
        <w:numId w:val="4"/>
      </w:numPr>
    </w:pPr>
  </w:style>
  <w:style w:type="paragraph" w:customStyle="1" w:styleId="AuthorandDate">
    <w:name w:val="Author and Date"/>
    <w:basedOn w:val="Subtitle"/>
    <w:link w:val="AuthorandDateChar"/>
    <w:qFormat/>
    <w:rsid w:val="006507C9"/>
    <w:rPr>
      <w:sz w:val="32"/>
    </w:rPr>
  </w:style>
  <w:style w:type="paragraph" w:customStyle="1" w:styleId="SecurityMarkingFrontPage">
    <w:name w:val="Security Marking Front Page"/>
    <w:basedOn w:val="AuthorandDate"/>
    <w:link w:val="SecurityMarkingFrontPageChar"/>
    <w:qFormat/>
    <w:rsid w:val="00263676"/>
    <w:pPr>
      <w:pBdr>
        <w:top w:val="single" w:sz="8" w:space="6" w:color="FF6600" w:themeColor="accent2"/>
        <w:left w:val="single" w:sz="8" w:space="6" w:color="FF6600" w:themeColor="accent2"/>
        <w:bottom w:val="single" w:sz="8" w:space="6" w:color="FF6600" w:themeColor="accent2"/>
        <w:right w:val="single" w:sz="8" w:space="6" w:color="FF6600" w:themeColor="accent2"/>
      </w:pBdr>
      <w:ind w:left="567" w:right="567"/>
    </w:pPr>
    <w:rPr>
      <w:b/>
      <w:caps/>
      <w:color w:val="000000" w:themeColor="text1"/>
      <w:spacing w:val="20"/>
    </w:rPr>
  </w:style>
  <w:style w:type="character" w:customStyle="1" w:styleId="AuthorandDateChar">
    <w:name w:val="Author and Date Char"/>
    <w:basedOn w:val="SubtitleChar"/>
    <w:link w:val="AuthorandDate"/>
    <w:rsid w:val="006507C9"/>
    <w:rPr>
      <w:rFonts w:eastAsia="Times New Roman"/>
      <w:bCs/>
      <w:color w:val="162A63" w:themeColor="text2"/>
      <w:kern w:val="28"/>
      <w:sz w:val="32"/>
      <w:szCs w:val="24"/>
      <w:lang w:val="en-US" w:eastAsia="en-US"/>
    </w:rPr>
  </w:style>
  <w:style w:type="character" w:customStyle="1" w:styleId="SecurityMarkingFrontPageChar">
    <w:name w:val="Security Marking Front Page Char"/>
    <w:basedOn w:val="AuthorandDateChar"/>
    <w:link w:val="SecurityMarkingFrontPage"/>
    <w:rsid w:val="00263676"/>
    <w:rPr>
      <w:rFonts w:eastAsia="Times New Roman"/>
      <w:b/>
      <w:bCs/>
      <w:caps/>
      <w:color w:val="000000" w:themeColor="text1"/>
      <w:spacing w:val="20"/>
      <w:kern w:val="28"/>
      <w:sz w:val="32"/>
      <w:szCs w:val="24"/>
      <w:lang w:val="en-US" w:eastAsia="en-US"/>
    </w:rPr>
  </w:style>
  <w:style w:type="character" w:styleId="UnresolvedMention">
    <w:name w:val="Unresolved Mention"/>
    <w:basedOn w:val="DefaultParagraphFont"/>
    <w:uiPriority w:val="99"/>
    <w:unhideWhenUsed/>
    <w:rsid w:val="00E91B98"/>
    <w:rPr>
      <w:color w:val="808080"/>
      <w:shd w:val="clear" w:color="auto" w:fill="E6E6E6"/>
    </w:rPr>
  </w:style>
  <w:style w:type="character" w:customStyle="1" w:styleId="Heading5Char">
    <w:name w:val="Heading 5 Char"/>
    <w:basedOn w:val="DefaultParagraphFont"/>
    <w:link w:val="Heading5"/>
    <w:uiPriority w:val="9"/>
    <w:semiHidden/>
    <w:rsid w:val="009D4CC7"/>
    <w:rPr>
      <w:rFonts w:asciiTheme="majorHAnsi" w:eastAsiaTheme="majorEastAsia" w:hAnsiTheme="majorHAnsi" w:cstheme="majorBidi"/>
      <w:color w:val="101F49" w:themeColor="accent1" w:themeShade="BF"/>
      <w:sz w:val="22"/>
      <w:szCs w:val="22"/>
      <w:lang w:eastAsia="en-US"/>
    </w:rPr>
  </w:style>
  <w:style w:type="character" w:customStyle="1" w:styleId="Heading6Char">
    <w:name w:val="Heading 6 Char"/>
    <w:basedOn w:val="DefaultParagraphFont"/>
    <w:link w:val="Heading6"/>
    <w:uiPriority w:val="9"/>
    <w:semiHidden/>
    <w:rsid w:val="009D4CC7"/>
    <w:rPr>
      <w:rFonts w:asciiTheme="majorHAnsi" w:eastAsiaTheme="majorEastAsia" w:hAnsiTheme="majorHAnsi" w:cstheme="majorBidi"/>
      <w:color w:val="0B1431" w:themeColor="accent1" w:themeShade="7F"/>
      <w:sz w:val="22"/>
      <w:szCs w:val="22"/>
      <w:lang w:eastAsia="en-US"/>
    </w:rPr>
  </w:style>
  <w:style w:type="character" w:customStyle="1" w:styleId="Heading7Char">
    <w:name w:val="Heading 7 Char"/>
    <w:basedOn w:val="DefaultParagraphFont"/>
    <w:link w:val="Heading7"/>
    <w:uiPriority w:val="9"/>
    <w:semiHidden/>
    <w:rsid w:val="009D4CC7"/>
    <w:rPr>
      <w:rFonts w:asciiTheme="majorHAnsi" w:eastAsiaTheme="majorEastAsia" w:hAnsiTheme="majorHAnsi" w:cstheme="majorBidi"/>
      <w:i/>
      <w:iCs/>
      <w:color w:val="0B1431" w:themeColor="accent1" w:themeShade="7F"/>
      <w:sz w:val="22"/>
      <w:szCs w:val="22"/>
      <w:lang w:eastAsia="en-US"/>
    </w:rPr>
  </w:style>
  <w:style w:type="character" w:customStyle="1" w:styleId="Heading8Char">
    <w:name w:val="Heading 8 Char"/>
    <w:basedOn w:val="DefaultParagraphFont"/>
    <w:link w:val="Heading8"/>
    <w:uiPriority w:val="9"/>
    <w:semiHidden/>
    <w:rsid w:val="009D4CC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9D4CC7"/>
    <w:rPr>
      <w:rFonts w:asciiTheme="majorHAnsi" w:eastAsiaTheme="majorEastAsia" w:hAnsiTheme="majorHAnsi" w:cstheme="majorBidi"/>
      <w:i/>
      <w:iCs/>
      <w:color w:val="272727" w:themeColor="text1" w:themeTint="D8"/>
      <w:sz w:val="21"/>
      <w:szCs w:val="21"/>
      <w:lang w:eastAsia="en-US"/>
    </w:rPr>
  </w:style>
  <w:style w:type="paragraph" w:styleId="Caption">
    <w:name w:val="caption"/>
    <w:basedOn w:val="Normal"/>
    <w:next w:val="Normal"/>
    <w:uiPriority w:val="35"/>
    <w:unhideWhenUsed/>
    <w:qFormat/>
    <w:rsid w:val="00104A28"/>
    <w:pPr>
      <w:spacing w:after="200"/>
    </w:pPr>
    <w:rPr>
      <w:rFonts w:asciiTheme="minorHAnsi" w:eastAsiaTheme="minorHAnsi" w:hAnsiTheme="minorHAnsi" w:cstheme="minorBidi"/>
      <w:i/>
      <w:iCs/>
      <w:color w:val="162A63" w:themeColor="text2"/>
      <w:sz w:val="18"/>
      <w:szCs w:val="18"/>
      <w:lang w:val="en-US"/>
    </w:rPr>
  </w:style>
  <w:style w:type="character" w:styleId="Mention">
    <w:name w:val="Mention"/>
    <w:basedOn w:val="DefaultParagraphFont"/>
    <w:uiPriority w:val="99"/>
    <w:unhideWhenUsed/>
    <w:rsid w:val="000E43B2"/>
    <w:rPr>
      <w:color w:val="2B579A"/>
      <w:shd w:val="clear" w:color="auto" w:fill="E1DFDD"/>
    </w:rPr>
  </w:style>
  <w:style w:type="character" w:styleId="IntenseReference">
    <w:name w:val="Intense Reference"/>
    <w:basedOn w:val="DefaultParagraphFont"/>
    <w:uiPriority w:val="32"/>
    <w:qFormat/>
    <w:rsid w:val="00CD1584"/>
    <w:rPr>
      <w:b/>
      <w:bCs/>
      <w:smallCaps/>
      <w:color w:val="162A63" w:themeColor="accent1"/>
      <w:spacing w:val="5"/>
    </w:rPr>
  </w:style>
  <w:style w:type="paragraph" w:styleId="Revision">
    <w:name w:val="Revision"/>
    <w:hidden/>
    <w:uiPriority w:val="99"/>
    <w:semiHidden/>
    <w:rsid w:val="002E6D17"/>
    <w:rPr>
      <w:rFonts w:ascii="Segoe UI Semilight" w:hAnsi="Segoe UI Semilight"/>
      <w:sz w:val="22"/>
      <w:szCs w:val="22"/>
      <w:lang w:eastAsia="en-US"/>
    </w:rPr>
  </w:style>
  <w:style w:type="paragraph" w:customStyle="1" w:styleId="paragraph">
    <w:name w:val="paragraph"/>
    <w:basedOn w:val="Normal"/>
    <w:rsid w:val="003771DE"/>
    <w:pPr>
      <w:spacing w:before="100" w:beforeAutospacing="1" w:after="100" w:afterAutospacing="1"/>
    </w:pPr>
    <w:rPr>
      <w:rFonts w:ascii="Times New Roman" w:eastAsia="Times New Roman" w:hAnsi="Times New Roman"/>
      <w:sz w:val="24"/>
      <w:szCs w:val="24"/>
      <w:lang w:eastAsia="en-GB"/>
    </w:rPr>
  </w:style>
  <w:style w:type="character" w:customStyle="1" w:styleId="normaltextrun">
    <w:name w:val="normaltextrun"/>
    <w:basedOn w:val="DefaultParagraphFont"/>
    <w:rsid w:val="003771DE"/>
  </w:style>
  <w:style w:type="character" w:customStyle="1" w:styleId="eop">
    <w:name w:val="eop"/>
    <w:basedOn w:val="DefaultParagraphFont"/>
    <w:rsid w:val="003771DE"/>
  </w:style>
  <w:style w:type="table" w:styleId="GridTable5Dark-Accent4">
    <w:name w:val="Grid Table 5 Dark Accent 4"/>
    <w:basedOn w:val="TableNormal"/>
    <w:uiPriority w:val="50"/>
    <w:rsid w:val="004E6B8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0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7C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7C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7C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7C8" w:themeFill="accent4"/>
      </w:tcPr>
    </w:tblStylePr>
    <w:tblStylePr w:type="band1Vert">
      <w:tblPr/>
      <w:tcPr>
        <w:shd w:val="clear" w:color="auto" w:fill="83C2FF" w:themeFill="accent4" w:themeFillTint="66"/>
      </w:tcPr>
    </w:tblStylePr>
    <w:tblStylePr w:type="band1Horz">
      <w:tblPr/>
      <w:tcPr>
        <w:shd w:val="clear" w:color="auto" w:fill="83C2FF" w:themeFill="accent4" w:themeFillTint="66"/>
      </w:tcPr>
    </w:tblStylePr>
  </w:style>
  <w:style w:type="table" w:styleId="GridTable4-Accent5">
    <w:name w:val="Grid Table 4 Accent 5"/>
    <w:basedOn w:val="TableNormal"/>
    <w:uiPriority w:val="49"/>
    <w:rsid w:val="006B77BD"/>
    <w:tblPr>
      <w:tblStyleRowBandSize w:val="1"/>
      <w:tblStyleColBandSize w:val="1"/>
      <w:tblBorders>
        <w:top w:val="single" w:sz="4" w:space="0" w:color="62C1EA" w:themeColor="accent5" w:themeTint="99"/>
        <w:left w:val="single" w:sz="4" w:space="0" w:color="62C1EA" w:themeColor="accent5" w:themeTint="99"/>
        <w:bottom w:val="single" w:sz="4" w:space="0" w:color="62C1EA" w:themeColor="accent5" w:themeTint="99"/>
        <w:right w:val="single" w:sz="4" w:space="0" w:color="62C1EA" w:themeColor="accent5" w:themeTint="99"/>
        <w:insideH w:val="single" w:sz="4" w:space="0" w:color="62C1EA" w:themeColor="accent5" w:themeTint="99"/>
        <w:insideV w:val="single" w:sz="4" w:space="0" w:color="62C1EA" w:themeColor="accent5" w:themeTint="99"/>
      </w:tblBorders>
    </w:tblPr>
    <w:tblStylePr w:type="firstRow">
      <w:rPr>
        <w:b/>
        <w:bCs/>
        <w:color w:val="FFFFFF" w:themeColor="background1"/>
      </w:rPr>
      <w:tblPr/>
      <w:tcPr>
        <w:tcBorders>
          <w:top w:val="single" w:sz="4" w:space="0" w:color="198CBD" w:themeColor="accent5"/>
          <w:left w:val="single" w:sz="4" w:space="0" w:color="198CBD" w:themeColor="accent5"/>
          <w:bottom w:val="single" w:sz="4" w:space="0" w:color="198CBD" w:themeColor="accent5"/>
          <w:right w:val="single" w:sz="4" w:space="0" w:color="198CBD" w:themeColor="accent5"/>
          <w:insideH w:val="nil"/>
          <w:insideV w:val="nil"/>
        </w:tcBorders>
        <w:shd w:val="clear" w:color="auto" w:fill="198CBD" w:themeFill="accent5"/>
      </w:tcPr>
    </w:tblStylePr>
    <w:tblStylePr w:type="lastRow">
      <w:rPr>
        <w:b/>
        <w:bCs/>
      </w:rPr>
      <w:tblPr/>
      <w:tcPr>
        <w:tcBorders>
          <w:top w:val="double" w:sz="4" w:space="0" w:color="198CBD" w:themeColor="accent5"/>
        </w:tcBorders>
      </w:tcPr>
    </w:tblStylePr>
    <w:tblStylePr w:type="firstCol">
      <w:rPr>
        <w:b/>
        <w:bCs/>
      </w:rPr>
    </w:tblStylePr>
    <w:tblStylePr w:type="lastCol">
      <w:rPr>
        <w:b/>
        <w:bCs/>
      </w:rPr>
    </w:tblStylePr>
    <w:tblStylePr w:type="band1Vert">
      <w:tblPr/>
      <w:tcPr>
        <w:shd w:val="clear" w:color="auto" w:fill="CAEAF8" w:themeFill="accent5" w:themeFillTint="33"/>
      </w:tcPr>
    </w:tblStylePr>
    <w:tblStylePr w:type="band1Horz">
      <w:tblPr/>
      <w:tcPr>
        <w:shd w:val="clear" w:color="auto" w:fill="CAEAF8" w:themeFill="accent5" w:themeFillTint="33"/>
      </w:tcPr>
    </w:tblStylePr>
  </w:style>
  <w:style w:type="table" w:styleId="ListTable4-Accent5">
    <w:name w:val="List Table 4 Accent 5"/>
    <w:basedOn w:val="TableNormal"/>
    <w:uiPriority w:val="49"/>
    <w:rsid w:val="0027310A"/>
    <w:tblPr>
      <w:tblStyleRowBandSize w:val="1"/>
      <w:tblStyleColBandSize w:val="1"/>
      <w:tblBorders>
        <w:top w:val="single" w:sz="4" w:space="0" w:color="62C1EA" w:themeColor="accent5" w:themeTint="99"/>
        <w:left w:val="single" w:sz="4" w:space="0" w:color="62C1EA" w:themeColor="accent5" w:themeTint="99"/>
        <w:bottom w:val="single" w:sz="4" w:space="0" w:color="62C1EA" w:themeColor="accent5" w:themeTint="99"/>
        <w:right w:val="single" w:sz="4" w:space="0" w:color="62C1EA" w:themeColor="accent5" w:themeTint="99"/>
        <w:insideH w:val="single" w:sz="4" w:space="0" w:color="62C1EA" w:themeColor="accent5" w:themeTint="99"/>
      </w:tblBorders>
    </w:tblPr>
    <w:tblStylePr w:type="firstRow">
      <w:rPr>
        <w:b/>
        <w:bCs/>
        <w:color w:val="FFFFFF" w:themeColor="background1"/>
      </w:rPr>
      <w:tblPr/>
      <w:tcPr>
        <w:tcBorders>
          <w:top w:val="single" w:sz="4" w:space="0" w:color="198CBD" w:themeColor="accent5"/>
          <w:left w:val="single" w:sz="4" w:space="0" w:color="198CBD" w:themeColor="accent5"/>
          <w:bottom w:val="single" w:sz="4" w:space="0" w:color="198CBD" w:themeColor="accent5"/>
          <w:right w:val="single" w:sz="4" w:space="0" w:color="198CBD" w:themeColor="accent5"/>
          <w:insideH w:val="nil"/>
        </w:tcBorders>
        <w:shd w:val="clear" w:color="auto" w:fill="198CBD" w:themeFill="accent5"/>
      </w:tcPr>
    </w:tblStylePr>
    <w:tblStylePr w:type="lastRow">
      <w:rPr>
        <w:b/>
        <w:bCs/>
      </w:rPr>
      <w:tblPr/>
      <w:tcPr>
        <w:tcBorders>
          <w:top w:val="double" w:sz="4" w:space="0" w:color="62C1EA" w:themeColor="accent5" w:themeTint="99"/>
        </w:tcBorders>
      </w:tcPr>
    </w:tblStylePr>
    <w:tblStylePr w:type="firstCol">
      <w:rPr>
        <w:b/>
        <w:bCs/>
      </w:rPr>
    </w:tblStylePr>
    <w:tblStylePr w:type="lastCol">
      <w:rPr>
        <w:b/>
        <w:bCs/>
      </w:rPr>
    </w:tblStylePr>
    <w:tblStylePr w:type="band1Vert">
      <w:tblPr/>
      <w:tcPr>
        <w:shd w:val="clear" w:color="auto" w:fill="CAEAF8" w:themeFill="accent5" w:themeFillTint="33"/>
      </w:tcPr>
    </w:tblStylePr>
    <w:tblStylePr w:type="band1Horz">
      <w:tblPr/>
      <w:tcPr>
        <w:shd w:val="clear" w:color="auto" w:fill="CAEAF8"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4091">
      <w:bodyDiv w:val="1"/>
      <w:marLeft w:val="0"/>
      <w:marRight w:val="0"/>
      <w:marTop w:val="0"/>
      <w:marBottom w:val="0"/>
      <w:divBdr>
        <w:top w:val="none" w:sz="0" w:space="0" w:color="auto"/>
        <w:left w:val="none" w:sz="0" w:space="0" w:color="auto"/>
        <w:bottom w:val="none" w:sz="0" w:space="0" w:color="auto"/>
        <w:right w:val="none" w:sz="0" w:space="0" w:color="auto"/>
      </w:divBdr>
    </w:div>
    <w:div w:id="17044555">
      <w:bodyDiv w:val="1"/>
      <w:marLeft w:val="0"/>
      <w:marRight w:val="0"/>
      <w:marTop w:val="0"/>
      <w:marBottom w:val="0"/>
      <w:divBdr>
        <w:top w:val="none" w:sz="0" w:space="0" w:color="auto"/>
        <w:left w:val="none" w:sz="0" w:space="0" w:color="auto"/>
        <w:bottom w:val="none" w:sz="0" w:space="0" w:color="auto"/>
        <w:right w:val="none" w:sz="0" w:space="0" w:color="auto"/>
      </w:divBdr>
      <w:divsChild>
        <w:div w:id="1080370208">
          <w:marLeft w:val="0"/>
          <w:marRight w:val="0"/>
          <w:marTop w:val="0"/>
          <w:marBottom w:val="0"/>
          <w:divBdr>
            <w:top w:val="none" w:sz="0" w:space="0" w:color="auto"/>
            <w:left w:val="none" w:sz="0" w:space="0" w:color="auto"/>
            <w:bottom w:val="none" w:sz="0" w:space="0" w:color="auto"/>
            <w:right w:val="none" w:sz="0" w:space="0" w:color="auto"/>
          </w:divBdr>
        </w:div>
      </w:divsChild>
    </w:div>
    <w:div w:id="98108597">
      <w:bodyDiv w:val="1"/>
      <w:marLeft w:val="0"/>
      <w:marRight w:val="0"/>
      <w:marTop w:val="0"/>
      <w:marBottom w:val="0"/>
      <w:divBdr>
        <w:top w:val="none" w:sz="0" w:space="0" w:color="auto"/>
        <w:left w:val="none" w:sz="0" w:space="0" w:color="auto"/>
        <w:bottom w:val="none" w:sz="0" w:space="0" w:color="auto"/>
        <w:right w:val="none" w:sz="0" w:space="0" w:color="auto"/>
      </w:divBdr>
    </w:div>
    <w:div w:id="101191780">
      <w:bodyDiv w:val="1"/>
      <w:marLeft w:val="0"/>
      <w:marRight w:val="0"/>
      <w:marTop w:val="0"/>
      <w:marBottom w:val="0"/>
      <w:divBdr>
        <w:top w:val="none" w:sz="0" w:space="0" w:color="auto"/>
        <w:left w:val="none" w:sz="0" w:space="0" w:color="auto"/>
        <w:bottom w:val="none" w:sz="0" w:space="0" w:color="auto"/>
        <w:right w:val="none" w:sz="0" w:space="0" w:color="auto"/>
      </w:divBdr>
    </w:div>
    <w:div w:id="111486288">
      <w:bodyDiv w:val="1"/>
      <w:marLeft w:val="0"/>
      <w:marRight w:val="0"/>
      <w:marTop w:val="0"/>
      <w:marBottom w:val="0"/>
      <w:divBdr>
        <w:top w:val="none" w:sz="0" w:space="0" w:color="auto"/>
        <w:left w:val="none" w:sz="0" w:space="0" w:color="auto"/>
        <w:bottom w:val="none" w:sz="0" w:space="0" w:color="auto"/>
        <w:right w:val="none" w:sz="0" w:space="0" w:color="auto"/>
      </w:divBdr>
      <w:divsChild>
        <w:div w:id="379481262">
          <w:marLeft w:val="0"/>
          <w:marRight w:val="0"/>
          <w:marTop w:val="0"/>
          <w:marBottom w:val="0"/>
          <w:divBdr>
            <w:top w:val="none" w:sz="0" w:space="0" w:color="auto"/>
            <w:left w:val="none" w:sz="0" w:space="0" w:color="auto"/>
            <w:bottom w:val="none" w:sz="0" w:space="0" w:color="auto"/>
            <w:right w:val="none" w:sz="0" w:space="0" w:color="auto"/>
          </w:divBdr>
        </w:div>
      </w:divsChild>
    </w:div>
    <w:div w:id="115950730">
      <w:bodyDiv w:val="1"/>
      <w:marLeft w:val="0"/>
      <w:marRight w:val="0"/>
      <w:marTop w:val="0"/>
      <w:marBottom w:val="0"/>
      <w:divBdr>
        <w:top w:val="none" w:sz="0" w:space="0" w:color="auto"/>
        <w:left w:val="none" w:sz="0" w:space="0" w:color="auto"/>
        <w:bottom w:val="none" w:sz="0" w:space="0" w:color="auto"/>
        <w:right w:val="none" w:sz="0" w:space="0" w:color="auto"/>
      </w:divBdr>
      <w:divsChild>
        <w:div w:id="214119439">
          <w:marLeft w:val="0"/>
          <w:marRight w:val="0"/>
          <w:marTop w:val="0"/>
          <w:marBottom w:val="0"/>
          <w:divBdr>
            <w:top w:val="none" w:sz="0" w:space="0" w:color="auto"/>
            <w:left w:val="none" w:sz="0" w:space="0" w:color="auto"/>
            <w:bottom w:val="none" w:sz="0" w:space="0" w:color="auto"/>
            <w:right w:val="none" w:sz="0" w:space="0" w:color="auto"/>
          </w:divBdr>
          <w:divsChild>
            <w:div w:id="1502500123">
              <w:marLeft w:val="0"/>
              <w:marRight w:val="0"/>
              <w:marTop w:val="0"/>
              <w:marBottom w:val="0"/>
              <w:divBdr>
                <w:top w:val="none" w:sz="0" w:space="0" w:color="auto"/>
                <w:left w:val="none" w:sz="0" w:space="0" w:color="auto"/>
                <w:bottom w:val="none" w:sz="0" w:space="0" w:color="auto"/>
                <w:right w:val="none" w:sz="0" w:space="0" w:color="auto"/>
              </w:divBdr>
            </w:div>
          </w:divsChild>
        </w:div>
        <w:div w:id="335812008">
          <w:marLeft w:val="0"/>
          <w:marRight w:val="0"/>
          <w:marTop w:val="0"/>
          <w:marBottom w:val="0"/>
          <w:divBdr>
            <w:top w:val="none" w:sz="0" w:space="0" w:color="auto"/>
            <w:left w:val="none" w:sz="0" w:space="0" w:color="auto"/>
            <w:bottom w:val="none" w:sz="0" w:space="0" w:color="auto"/>
            <w:right w:val="none" w:sz="0" w:space="0" w:color="auto"/>
          </w:divBdr>
          <w:divsChild>
            <w:div w:id="1230075956">
              <w:marLeft w:val="0"/>
              <w:marRight w:val="0"/>
              <w:marTop w:val="0"/>
              <w:marBottom w:val="0"/>
              <w:divBdr>
                <w:top w:val="none" w:sz="0" w:space="0" w:color="auto"/>
                <w:left w:val="none" w:sz="0" w:space="0" w:color="auto"/>
                <w:bottom w:val="none" w:sz="0" w:space="0" w:color="auto"/>
                <w:right w:val="none" w:sz="0" w:space="0" w:color="auto"/>
              </w:divBdr>
            </w:div>
          </w:divsChild>
        </w:div>
        <w:div w:id="357508971">
          <w:marLeft w:val="0"/>
          <w:marRight w:val="0"/>
          <w:marTop w:val="0"/>
          <w:marBottom w:val="0"/>
          <w:divBdr>
            <w:top w:val="none" w:sz="0" w:space="0" w:color="auto"/>
            <w:left w:val="none" w:sz="0" w:space="0" w:color="auto"/>
            <w:bottom w:val="none" w:sz="0" w:space="0" w:color="auto"/>
            <w:right w:val="none" w:sz="0" w:space="0" w:color="auto"/>
          </w:divBdr>
          <w:divsChild>
            <w:div w:id="1208878037">
              <w:marLeft w:val="0"/>
              <w:marRight w:val="0"/>
              <w:marTop w:val="0"/>
              <w:marBottom w:val="0"/>
              <w:divBdr>
                <w:top w:val="none" w:sz="0" w:space="0" w:color="auto"/>
                <w:left w:val="none" w:sz="0" w:space="0" w:color="auto"/>
                <w:bottom w:val="none" w:sz="0" w:space="0" w:color="auto"/>
                <w:right w:val="none" w:sz="0" w:space="0" w:color="auto"/>
              </w:divBdr>
            </w:div>
          </w:divsChild>
        </w:div>
        <w:div w:id="368384482">
          <w:marLeft w:val="0"/>
          <w:marRight w:val="0"/>
          <w:marTop w:val="0"/>
          <w:marBottom w:val="0"/>
          <w:divBdr>
            <w:top w:val="none" w:sz="0" w:space="0" w:color="auto"/>
            <w:left w:val="none" w:sz="0" w:space="0" w:color="auto"/>
            <w:bottom w:val="none" w:sz="0" w:space="0" w:color="auto"/>
            <w:right w:val="none" w:sz="0" w:space="0" w:color="auto"/>
          </w:divBdr>
          <w:divsChild>
            <w:div w:id="1081490010">
              <w:marLeft w:val="0"/>
              <w:marRight w:val="0"/>
              <w:marTop w:val="0"/>
              <w:marBottom w:val="0"/>
              <w:divBdr>
                <w:top w:val="none" w:sz="0" w:space="0" w:color="auto"/>
                <w:left w:val="none" w:sz="0" w:space="0" w:color="auto"/>
                <w:bottom w:val="none" w:sz="0" w:space="0" w:color="auto"/>
                <w:right w:val="none" w:sz="0" w:space="0" w:color="auto"/>
              </w:divBdr>
            </w:div>
          </w:divsChild>
        </w:div>
        <w:div w:id="502744668">
          <w:marLeft w:val="0"/>
          <w:marRight w:val="0"/>
          <w:marTop w:val="0"/>
          <w:marBottom w:val="0"/>
          <w:divBdr>
            <w:top w:val="none" w:sz="0" w:space="0" w:color="auto"/>
            <w:left w:val="none" w:sz="0" w:space="0" w:color="auto"/>
            <w:bottom w:val="none" w:sz="0" w:space="0" w:color="auto"/>
            <w:right w:val="none" w:sz="0" w:space="0" w:color="auto"/>
          </w:divBdr>
          <w:divsChild>
            <w:div w:id="321549337">
              <w:marLeft w:val="0"/>
              <w:marRight w:val="0"/>
              <w:marTop w:val="0"/>
              <w:marBottom w:val="0"/>
              <w:divBdr>
                <w:top w:val="none" w:sz="0" w:space="0" w:color="auto"/>
                <w:left w:val="none" w:sz="0" w:space="0" w:color="auto"/>
                <w:bottom w:val="none" w:sz="0" w:space="0" w:color="auto"/>
                <w:right w:val="none" w:sz="0" w:space="0" w:color="auto"/>
              </w:divBdr>
            </w:div>
          </w:divsChild>
        </w:div>
        <w:div w:id="724793095">
          <w:marLeft w:val="0"/>
          <w:marRight w:val="0"/>
          <w:marTop w:val="0"/>
          <w:marBottom w:val="0"/>
          <w:divBdr>
            <w:top w:val="none" w:sz="0" w:space="0" w:color="auto"/>
            <w:left w:val="none" w:sz="0" w:space="0" w:color="auto"/>
            <w:bottom w:val="none" w:sz="0" w:space="0" w:color="auto"/>
            <w:right w:val="none" w:sz="0" w:space="0" w:color="auto"/>
          </w:divBdr>
          <w:divsChild>
            <w:div w:id="673923218">
              <w:marLeft w:val="0"/>
              <w:marRight w:val="0"/>
              <w:marTop w:val="0"/>
              <w:marBottom w:val="0"/>
              <w:divBdr>
                <w:top w:val="none" w:sz="0" w:space="0" w:color="auto"/>
                <w:left w:val="none" w:sz="0" w:space="0" w:color="auto"/>
                <w:bottom w:val="none" w:sz="0" w:space="0" w:color="auto"/>
                <w:right w:val="none" w:sz="0" w:space="0" w:color="auto"/>
              </w:divBdr>
            </w:div>
          </w:divsChild>
        </w:div>
        <w:div w:id="828641300">
          <w:marLeft w:val="0"/>
          <w:marRight w:val="0"/>
          <w:marTop w:val="0"/>
          <w:marBottom w:val="0"/>
          <w:divBdr>
            <w:top w:val="none" w:sz="0" w:space="0" w:color="auto"/>
            <w:left w:val="none" w:sz="0" w:space="0" w:color="auto"/>
            <w:bottom w:val="none" w:sz="0" w:space="0" w:color="auto"/>
            <w:right w:val="none" w:sz="0" w:space="0" w:color="auto"/>
          </w:divBdr>
          <w:divsChild>
            <w:div w:id="1873885236">
              <w:marLeft w:val="0"/>
              <w:marRight w:val="0"/>
              <w:marTop w:val="0"/>
              <w:marBottom w:val="0"/>
              <w:divBdr>
                <w:top w:val="none" w:sz="0" w:space="0" w:color="auto"/>
                <w:left w:val="none" w:sz="0" w:space="0" w:color="auto"/>
                <w:bottom w:val="none" w:sz="0" w:space="0" w:color="auto"/>
                <w:right w:val="none" w:sz="0" w:space="0" w:color="auto"/>
              </w:divBdr>
            </w:div>
          </w:divsChild>
        </w:div>
        <w:div w:id="932012361">
          <w:marLeft w:val="0"/>
          <w:marRight w:val="0"/>
          <w:marTop w:val="0"/>
          <w:marBottom w:val="0"/>
          <w:divBdr>
            <w:top w:val="none" w:sz="0" w:space="0" w:color="auto"/>
            <w:left w:val="none" w:sz="0" w:space="0" w:color="auto"/>
            <w:bottom w:val="none" w:sz="0" w:space="0" w:color="auto"/>
            <w:right w:val="none" w:sz="0" w:space="0" w:color="auto"/>
          </w:divBdr>
          <w:divsChild>
            <w:div w:id="1754155992">
              <w:marLeft w:val="0"/>
              <w:marRight w:val="0"/>
              <w:marTop w:val="0"/>
              <w:marBottom w:val="0"/>
              <w:divBdr>
                <w:top w:val="none" w:sz="0" w:space="0" w:color="auto"/>
                <w:left w:val="none" w:sz="0" w:space="0" w:color="auto"/>
                <w:bottom w:val="none" w:sz="0" w:space="0" w:color="auto"/>
                <w:right w:val="none" w:sz="0" w:space="0" w:color="auto"/>
              </w:divBdr>
            </w:div>
          </w:divsChild>
        </w:div>
        <w:div w:id="1068916850">
          <w:marLeft w:val="0"/>
          <w:marRight w:val="0"/>
          <w:marTop w:val="0"/>
          <w:marBottom w:val="0"/>
          <w:divBdr>
            <w:top w:val="none" w:sz="0" w:space="0" w:color="auto"/>
            <w:left w:val="none" w:sz="0" w:space="0" w:color="auto"/>
            <w:bottom w:val="none" w:sz="0" w:space="0" w:color="auto"/>
            <w:right w:val="none" w:sz="0" w:space="0" w:color="auto"/>
          </w:divBdr>
          <w:divsChild>
            <w:div w:id="2077127559">
              <w:marLeft w:val="0"/>
              <w:marRight w:val="0"/>
              <w:marTop w:val="0"/>
              <w:marBottom w:val="0"/>
              <w:divBdr>
                <w:top w:val="none" w:sz="0" w:space="0" w:color="auto"/>
                <w:left w:val="none" w:sz="0" w:space="0" w:color="auto"/>
                <w:bottom w:val="none" w:sz="0" w:space="0" w:color="auto"/>
                <w:right w:val="none" w:sz="0" w:space="0" w:color="auto"/>
              </w:divBdr>
            </w:div>
          </w:divsChild>
        </w:div>
        <w:div w:id="1110011575">
          <w:marLeft w:val="0"/>
          <w:marRight w:val="0"/>
          <w:marTop w:val="0"/>
          <w:marBottom w:val="0"/>
          <w:divBdr>
            <w:top w:val="none" w:sz="0" w:space="0" w:color="auto"/>
            <w:left w:val="none" w:sz="0" w:space="0" w:color="auto"/>
            <w:bottom w:val="none" w:sz="0" w:space="0" w:color="auto"/>
            <w:right w:val="none" w:sz="0" w:space="0" w:color="auto"/>
          </w:divBdr>
          <w:divsChild>
            <w:div w:id="1104157683">
              <w:marLeft w:val="0"/>
              <w:marRight w:val="0"/>
              <w:marTop w:val="0"/>
              <w:marBottom w:val="0"/>
              <w:divBdr>
                <w:top w:val="none" w:sz="0" w:space="0" w:color="auto"/>
                <w:left w:val="none" w:sz="0" w:space="0" w:color="auto"/>
                <w:bottom w:val="none" w:sz="0" w:space="0" w:color="auto"/>
                <w:right w:val="none" w:sz="0" w:space="0" w:color="auto"/>
              </w:divBdr>
            </w:div>
          </w:divsChild>
        </w:div>
        <w:div w:id="1229614328">
          <w:marLeft w:val="0"/>
          <w:marRight w:val="0"/>
          <w:marTop w:val="0"/>
          <w:marBottom w:val="0"/>
          <w:divBdr>
            <w:top w:val="none" w:sz="0" w:space="0" w:color="auto"/>
            <w:left w:val="none" w:sz="0" w:space="0" w:color="auto"/>
            <w:bottom w:val="none" w:sz="0" w:space="0" w:color="auto"/>
            <w:right w:val="none" w:sz="0" w:space="0" w:color="auto"/>
          </w:divBdr>
          <w:divsChild>
            <w:div w:id="1313750946">
              <w:marLeft w:val="0"/>
              <w:marRight w:val="0"/>
              <w:marTop w:val="0"/>
              <w:marBottom w:val="0"/>
              <w:divBdr>
                <w:top w:val="none" w:sz="0" w:space="0" w:color="auto"/>
                <w:left w:val="none" w:sz="0" w:space="0" w:color="auto"/>
                <w:bottom w:val="none" w:sz="0" w:space="0" w:color="auto"/>
                <w:right w:val="none" w:sz="0" w:space="0" w:color="auto"/>
              </w:divBdr>
            </w:div>
          </w:divsChild>
        </w:div>
        <w:div w:id="1289897798">
          <w:marLeft w:val="0"/>
          <w:marRight w:val="0"/>
          <w:marTop w:val="0"/>
          <w:marBottom w:val="0"/>
          <w:divBdr>
            <w:top w:val="none" w:sz="0" w:space="0" w:color="auto"/>
            <w:left w:val="none" w:sz="0" w:space="0" w:color="auto"/>
            <w:bottom w:val="none" w:sz="0" w:space="0" w:color="auto"/>
            <w:right w:val="none" w:sz="0" w:space="0" w:color="auto"/>
          </w:divBdr>
          <w:divsChild>
            <w:div w:id="390274222">
              <w:marLeft w:val="0"/>
              <w:marRight w:val="0"/>
              <w:marTop w:val="0"/>
              <w:marBottom w:val="0"/>
              <w:divBdr>
                <w:top w:val="none" w:sz="0" w:space="0" w:color="auto"/>
                <w:left w:val="none" w:sz="0" w:space="0" w:color="auto"/>
                <w:bottom w:val="none" w:sz="0" w:space="0" w:color="auto"/>
                <w:right w:val="none" w:sz="0" w:space="0" w:color="auto"/>
              </w:divBdr>
            </w:div>
          </w:divsChild>
        </w:div>
        <w:div w:id="1408184850">
          <w:marLeft w:val="0"/>
          <w:marRight w:val="0"/>
          <w:marTop w:val="0"/>
          <w:marBottom w:val="0"/>
          <w:divBdr>
            <w:top w:val="none" w:sz="0" w:space="0" w:color="auto"/>
            <w:left w:val="none" w:sz="0" w:space="0" w:color="auto"/>
            <w:bottom w:val="none" w:sz="0" w:space="0" w:color="auto"/>
            <w:right w:val="none" w:sz="0" w:space="0" w:color="auto"/>
          </w:divBdr>
          <w:divsChild>
            <w:div w:id="1840656416">
              <w:marLeft w:val="0"/>
              <w:marRight w:val="0"/>
              <w:marTop w:val="0"/>
              <w:marBottom w:val="0"/>
              <w:divBdr>
                <w:top w:val="none" w:sz="0" w:space="0" w:color="auto"/>
                <w:left w:val="none" w:sz="0" w:space="0" w:color="auto"/>
                <w:bottom w:val="none" w:sz="0" w:space="0" w:color="auto"/>
                <w:right w:val="none" w:sz="0" w:space="0" w:color="auto"/>
              </w:divBdr>
            </w:div>
          </w:divsChild>
        </w:div>
        <w:div w:id="1419445296">
          <w:marLeft w:val="0"/>
          <w:marRight w:val="0"/>
          <w:marTop w:val="0"/>
          <w:marBottom w:val="0"/>
          <w:divBdr>
            <w:top w:val="none" w:sz="0" w:space="0" w:color="auto"/>
            <w:left w:val="none" w:sz="0" w:space="0" w:color="auto"/>
            <w:bottom w:val="none" w:sz="0" w:space="0" w:color="auto"/>
            <w:right w:val="none" w:sz="0" w:space="0" w:color="auto"/>
          </w:divBdr>
          <w:divsChild>
            <w:div w:id="359282010">
              <w:marLeft w:val="0"/>
              <w:marRight w:val="0"/>
              <w:marTop w:val="0"/>
              <w:marBottom w:val="0"/>
              <w:divBdr>
                <w:top w:val="none" w:sz="0" w:space="0" w:color="auto"/>
                <w:left w:val="none" w:sz="0" w:space="0" w:color="auto"/>
                <w:bottom w:val="none" w:sz="0" w:space="0" w:color="auto"/>
                <w:right w:val="none" w:sz="0" w:space="0" w:color="auto"/>
              </w:divBdr>
            </w:div>
          </w:divsChild>
        </w:div>
        <w:div w:id="1472019046">
          <w:marLeft w:val="0"/>
          <w:marRight w:val="0"/>
          <w:marTop w:val="0"/>
          <w:marBottom w:val="0"/>
          <w:divBdr>
            <w:top w:val="none" w:sz="0" w:space="0" w:color="auto"/>
            <w:left w:val="none" w:sz="0" w:space="0" w:color="auto"/>
            <w:bottom w:val="none" w:sz="0" w:space="0" w:color="auto"/>
            <w:right w:val="none" w:sz="0" w:space="0" w:color="auto"/>
          </w:divBdr>
          <w:divsChild>
            <w:div w:id="420568800">
              <w:marLeft w:val="0"/>
              <w:marRight w:val="0"/>
              <w:marTop w:val="0"/>
              <w:marBottom w:val="0"/>
              <w:divBdr>
                <w:top w:val="none" w:sz="0" w:space="0" w:color="auto"/>
                <w:left w:val="none" w:sz="0" w:space="0" w:color="auto"/>
                <w:bottom w:val="none" w:sz="0" w:space="0" w:color="auto"/>
                <w:right w:val="none" w:sz="0" w:space="0" w:color="auto"/>
              </w:divBdr>
            </w:div>
          </w:divsChild>
        </w:div>
        <w:div w:id="1550800492">
          <w:marLeft w:val="0"/>
          <w:marRight w:val="0"/>
          <w:marTop w:val="0"/>
          <w:marBottom w:val="0"/>
          <w:divBdr>
            <w:top w:val="none" w:sz="0" w:space="0" w:color="auto"/>
            <w:left w:val="none" w:sz="0" w:space="0" w:color="auto"/>
            <w:bottom w:val="none" w:sz="0" w:space="0" w:color="auto"/>
            <w:right w:val="none" w:sz="0" w:space="0" w:color="auto"/>
          </w:divBdr>
          <w:divsChild>
            <w:div w:id="1410342893">
              <w:marLeft w:val="0"/>
              <w:marRight w:val="0"/>
              <w:marTop w:val="0"/>
              <w:marBottom w:val="0"/>
              <w:divBdr>
                <w:top w:val="none" w:sz="0" w:space="0" w:color="auto"/>
                <w:left w:val="none" w:sz="0" w:space="0" w:color="auto"/>
                <w:bottom w:val="none" w:sz="0" w:space="0" w:color="auto"/>
                <w:right w:val="none" w:sz="0" w:space="0" w:color="auto"/>
              </w:divBdr>
            </w:div>
          </w:divsChild>
        </w:div>
        <w:div w:id="1672946992">
          <w:marLeft w:val="0"/>
          <w:marRight w:val="0"/>
          <w:marTop w:val="0"/>
          <w:marBottom w:val="0"/>
          <w:divBdr>
            <w:top w:val="none" w:sz="0" w:space="0" w:color="auto"/>
            <w:left w:val="none" w:sz="0" w:space="0" w:color="auto"/>
            <w:bottom w:val="none" w:sz="0" w:space="0" w:color="auto"/>
            <w:right w:val="none" w:sz="0" w:space="0" w:color="auto"/>
          </w:divBdr>
          <w:divsChild>
            <w:div w:id="269550988">
              <w:marLeft w:val="0"/>
              <w:marRight w:val="0"/>
              <w:marTop w:val="0"/>
              <w:marBottom w:val="0"/>
              <w:divBdr>
                <w:top w:val="none" w:sz="0" w:space="0" w:color="auto"/>
                <w:left w:val="none" w:sz="0" w:space="0" w:color="auto"/>
                <w:bottom w:val="none" w:sz="0" w:space="0" w:color="auto"/>
                <w:right w:val="none" w:sz="0" w:space="0" w:color="auto"/>
              </w:divBdr>
            </w:div>
          </w:divsChild>
        </w:div>
        <w:div w:id="1890066639">
          <w:marLeft w:val="0"/>
          <w:marRight w:val="0"/>
          <w:marTop w:val="0"/>
          <w:marBottom w:val="0"/>
          <w:divBdr>
            <w:top w:val="none" w:sz="0" w:space="0" w:color="auto"/>
            <w:left w:val="none" w:sz="0" w:space="0" w:color="auto"/>
            <w:bottom w:val="none" w:sz="0" w:space="0" w:color="auto"/>
            <w:right w:val="none" w:sz="0" w:space="0" w:color="auto"/>
          </w:divBdr>
          <w:divsChild>
            <w:div w:id="16901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0391">
      <w:bodyDiv w:val="1"/>
      <w:marLeft w:val="0"/>
      <w:marRight w:val="0"/>
      <w:marTop w:val="0"/>
      <w:marBottom w:val="0"/>
      <w:divBdr>
        <w:top w:val="none" w:sz="0" w:space="0" w:color="auto"/>
        <w:left w:val="none" w:sz="0" w:space="0" w:color="auto"/>
        <w:bottom w:val="none" w:sz="0" w:space="0" w:color="auto"/>
        <w:right w:val="none" w:sz="0" w:space="0" w:color="auto"/>
      </w:divBdr>
    </w:div>
    <w:div w:id="282923429">
      <w:bodyDiv w:val="1"/>
      <w:marLeft w:val="0"/>
      <w:marRight w:val="0"/>
      <w:marTop w:val="0"/>
      <w:marBottom w:val="0"/>
      <w:divBdr>
        <w:top w:val="none" w:sz="0" w:space="0" w:color="auto"/>
        <w:left w:val="none" w:sz="0" w:space="0" w:color="auto"/>
        <w:bottom w:val="none" w:sz="0" w:space="0" w:color="auto"/>
        <w:right w:val="none" w:sz="0" w:space="0" w:color="auto"/>
      </w:divBdr>
    </w:div>
    <w:div w:id="440036326">
      <w:bodyDiv w:val="1"/>
      <w:marLeft w:val="0"/>
      <w:marRight w:val="0"/>
      <w:marTop w:val="0"/>
      <w:marBottom w:val="0"/>
      <w:divBdr>
        <w:top w:val="none" w:sz="0" w:space="0" w:color="auto"/>
        <w:left w:val="none" w:sz="0" w:space="0" w:color="auto"/>
        <w:bottom w:val="none" w:sz="0" w:space="0" w:color="auto"/>
        <w:right w:val="none" w:sz="0" w:space="0" w:color="auto"/>
      </w:divBdr>
      <w:divsChild>
        <w:div w:id="661662804">
          <w:marLeft w:val="0"/>
          <w:marRight w:val="0"/>
          <w:marTop w:val="0"/>
          <w:marBottom w:val="0"/>
          <w:divBdr>
            <w:top w:val="none" w:sz="0" w:space="0" w:color="auto"/>
            <w:left w:val="none" w:sz="0" w:space="0" w:color="auto"/>
            <w:bottom w:val="none" w:sz="0" w:space="0" w:color="auto"/>
            <w:right w:val="none" w:sz="0" w:space="0" w:color="auto"/>
          </w:divBdr>
        </w:div>
      </w:divsChild>
    </w:div>
    <w:div w:id="551232749">
      <w:bodyDiv w:val="1"/>
      <w:marLeft w:val="0"/>
      <w:marRight w:val="0"/>
      <w:marTop w:val="0"/>
      <w:marBottom w:val="0"/>
      <w:divBdr>
        <w:top w:val="none" w:sz="0" w:space="0" w:color="auto"/>
        <w:left w:val="none" w:sz="0" w:space="0" w:color="auto"/>
        <w:bottom w:val="none" w:sz="0" w:space="0" w:color="auto"/>
        <w:right w:val="none" w:sz="0" w:space="0" w:color="auto"/>
      </w:divBdr>
    </w:div>
    <w:div w:id="690838480">
      <w:bodyDiv w:val="1"/>
      <w:marLeft w:val="0"/>
      <w:marRight w:val="0"/>
      <w:marTop w:val="0"/>
      <w:marBottom w:val="0"/>
      <w:divBdr>
        <w:top w:val="none" w:sz="0" w:space="0" w:color="auto"/>
        <w:left w:val="none" w:sz="0" w:space="0" w:color="auto"/>
        <w:bottom w:val="none" w:sz="0" w:space="0" w:color="auto"/>
        <w:right w:val="none" w:sz="0" w:space="0" w:color="auto"/>
      </w:divBdr>
    </w:div>
    <w:div w:id="758524475">
      <w:bodyDiv w:val="1"/>
      <w:marLeft w:val="0"/>
      <w:marRight w:val="0"/>
      <w:marTop w:val="0"/>
      <w:marBottom w:val="0"/>
      <w:divBdr>
        <w:top w:val="none" w:sz="0" w:space="0" w:color="auto"/>
        <w:left w:val="none" w:sz="0" w:space="0" w:color="auto"/>
        <w:bottom w:val="none" w:sz="0" w:space="0" w:color="auto"/>
        <w:right w:val="none" w:sz="0" w:space="0" w:color="auto"/>
      </w:divBdr>
      <w:divsChild>
        <w:div w:id="187061642">
          <w:marLeft w:val="0"/>
          <w:marRight w:val="0"/>
          <w:marTop w:val="0"/>
          <w:marBottom w:val="0"/>
          <w:divBdr>
            <w:top w:val="none" w:sz="0" w:space="0" w:color="auto"/>
            <w:left w:val="none" w:sz="0" w:space="0" w:color="auto"/>
            <w:bottom w:val="none" w:sz="0" w:space="0" w:color="auto"/>
            <w:right w:val="none" w:sz="0" w:space="0" w:color="auto"/>
          </w:divBdr>
        </w:div>
      </w:divsChild>
    </w:div>
    <w:div w:id="832141533">
      <w:bodyDiv w:val="1"/>
      <w:marLeft w:val="0"/>
      <w:marRight w:val="0"/>
      <w:marTop w:val="0"/>
      <w:marBottom w:val="0"/>
      <w:divBdr>
        <w:top w:val="none" w:sz="0" w:space="0" w:color="auto"/>
        <w:left w:val="none" w:sz="0" w:space="0" w:color="auto"/>
        <w:bottom w:val="none" w:sz="0" w:space="0" w:color="auto"/>
        <w:right w:val="none" w:sz="0" w:space="0" w:color="auto"/>
      </w:divBdr>
    </w:div>
    <w:div w:id="899097560">
      <w:bodyDiv w:val="1"/>
      <w:marLeft w:val="0"/>
      <w:marRight w:val="0"/>
      <w:marTop w:val="0"/>
      <w:marBottom w:val="0"/>
      <w:divBdr>
        <w:top w:val="none" w:sz="0" w:space="0" w:color="auto"/>
        <w:left w:val="none" w:sz="0" w:space="0" w:color="auto"/>
        <w:bottom w:val="none" w:sz="0" w:space="0" w:color="auto"/>
        <w:right w:val="none" w:sz="0" w:space="0" w:color="auto"/>
      </w:divBdr>
    </w:div>
    <w:div w:id="1284455412">
      <w:bodyDiv w:val="1"/>
      <w:marLeft w:val="0"/>
      <w:marRight w:val="0"/>
      <w:marTop w:val="0"/>
      <w:marBottom w:val="0"/>
      <w:divBdr>
        <w:top w:val="none" w:sz="0" w:space="0" w:color="auto"/>
        <w:left w:val="none" w:sz="0" w:space="0" w:color="auto"/>
        <w:bottom w:val="none" w:sz="0" w:space="0" w:color="auto"/>
        <w:right w:val="none" w:sz="0" w:space="0" w:color="auto"/>
      </w:divBdr>
    </w:div>
    <w:div w:id="1386369983">
      <w:bodyDiv w:val="1"/>
      <w:marLeft w:val="0"/>
      <w:marRight w:val="0"/>
      <w:marTop w:val="0"/>
      <w:marBottom w:val="0"/>
      <w:divBdr>
        <w:top w:val="none" w:sz="0" w:space="0" w:color="auto"/>
        <w:left w:val="none" w:sz="0" w:space="0" w:color="auto"/>
        <w:bottom w:val="none" w:sz="0" w:space="0" w:color="auto"/>
        <w:right w:val="none" w:sz="0" w:space="0" w:color="auto"/>
      </w:divBdr>
    </w:div>
    <w:div w:id="1464035929">
      <w:bodyDiv w:val="1"/>
      <w:marLeft w:val="0"/>
      <w:marRight w:val="0"/>
      <w:marTop w:val="0"/>
      <w:marBottom w:val="0"/>
      <w:divBdr>
        <w:top w:val="none" w:sz="0" w:space="0" w:color="auto"/>
        <w:left w:val="none" w:sz="0" w:space="0" w:color="auto"/>
        <w:bottom w:val="none" w:sz="0" w:space="0" w:color="auto"/>
        <w:right w:val="none" w:sz="0" w:space="0" w:color="auto"/>
      </w:divBdr>
      <w:divsChild>
        <w:div w:id="1479225857">
          <w:marLeft w:val="0"/>
          <w:marRight w:val="0"/>
          <w:marTop w:val="0"/>
          <w:marBottom w:val="0"/>
          <w:divBdr>
            <w:top w:val="none" w:sz="0" w:space="0" w:color="auto"/>
            <w:left w:val="none" w:sz="0" w:space="0" w:color="auto"/>
            <w:bottom w:val="none" w:sz="0" w:space="0" w:color="auto"/>
            <w:right w:val="none" w:sz="0" w:space="0" w:color="auto"/>
          </w:divBdr>
        </w:div>
      </w:divsChild>
    </w:div>
    <w:div w:id="1466242352">
      <w:bodyDiv w:val="1"/>
      <w:marLeft w:val="0"/>
      <w:marRight w:val="0"/>
      <w:marTop w:val="0"/>
      <w:marBottom w:val="0"/>
      <w:divBdr>
        <w:top w:val="none" w:sz="0" w:space="0" w:color="auto"/>
        <w:left w:val="none" w:sz="0" w:space="0" w:color="auto"/>
        <w:bottom w:val="none" w:sz="0" w:space="0" w:color="auto"/>
        <w:right w:val="none" w:sz="0" w:space="0" w:color="auto"/>
      </w:divBdr>
    </w:div>
    <w:div w:id="1483696321">
      <w:bodyDiv w:val="1"/>
      <w:marLeft w:val="0"/>
      <w:marRight w:val="0"/>
      <w:marTop w:val="0"/>
      <w:marBottom w:val="0"/>
      <w:divBdr>
        <w:top w:val="none" w:sz="0" w:space="0" w:color="auto"/>
        <w:left w:val="none" w:sz="0" w:space="0" w:color="auto"/>
        <w:bottom w:val="none" w:sz="0" w:space="0" w:color="auto"/>
        <w:right w:val="none" w:sz="0" w:space="0" w:color="auto"/>
      </w:divBdr>
      <w:divsChild>
        <w:div w:id="1570731363">
          <w:marLeft w:val="0"/>
          <w:marRight w:val="0"/>
          <w:marTop w:val="0"/>
          <w:marBottom w:val="0"/>
          <w:divBdr>
            <w:top w:val="none" w:sz="0" w:space="0" w:color="auto"/>
            <w:left w:val="none" w:sz="0" w:space="0" w:color="auto"/>
            <w:bottom w:val="none" w:sz="0" w:space="0" w:color="auto"/>
            <w:right w:val="none" w:sz="0" w:space="0" w:color="auto"/>
          </w:divBdr>
        </w:div>
        <w:div w:id="2043748650">
          <w:marLeft w:val="0"/>
          <w:marRight w:val="0"/>
          <w:marTop w:val="0"/>
          <w:marBottom w:val="0"/>
          <w:divBdr>
            <w:top w:val="none" w:sz="0" w:space="0" w:color="auto"/>
            <w:left w:val="none" w:sz="0" w:space="0" w:color="auto"/>
            <w:bottom w:val="none" w:sz="0" w:space="0" w:color="auto"/>
            <w:right w:val="none" w:sz="0" w:space="0" w:color="auto"/>
          </w:divBdr>
          <w:divsChild>
            <w:div w:id="10038742">
              <w:marLeft w:val="0"/>
              <w:marRight w:val="0"/>
              <w:marTop w:val="0"/>
              <w:marBottom w:val="0"/>
              <w:divBdr>
                <w:top w:val="none" w:sz="0" w:space="0" w:color="auto"/>
                <w:left w:val="none" w:sz="0" w:space="0" w:color="auto"/>
                <w:bottom w:val="none" w:sz="0" w:space="0" w:color="auto"/>
                <w:right w:val="none" w:sz="0" w:space="0" w:color="auto"/>
              </w:divBdr>
            </w:div>
            <w:div w:id="169195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6968">
      <w:bodyDiv w:val="1"/>
      <w:marLeft w:val="0"/>
      <w:marRight w:val="0"/>
      <w:marTop w:val="0"/>
      <w:marBottom w:val="0"/>
      <w:divBdr>
        <w:top w:val="none" w:sz="0" w:space="0" w:color="auto"/>
        <w:left w:val="none" w:sz="0" w:space="0" w:color="auto"/>
        <w:bottom w:val="none" w:sz="0" w:space="0" w:color="auto"/>
        <w:right w:val="none" w:sz="0" w:space="0" w:color="auto"/>
      </w:divBdr>
      <w:divsChild>
        <w:div w:id="1045831191">
          <w:marLeft w:val="0"/>
          <w:marRight w:val="0"/>
          <w:marTop w:val="0"/>
          <w:marBottom w:val="0"/>
          <w:divBdr>
            <w:top w:val="none" w:sz="0" w:space="0" w:color="auto"/>
            <w:left w:val="none" w:sz="0" w:space="0" w:color="auto"/>
            <w:bottom w:val="none" w:sz="0" w:space="0" w:color="auto"/>
            <w:right w:val="none" w:sz="0" w:space="0" w:color="auto"/>
          </w:divBdr>
        </w:div>
        <w:div w:id="1823887742">
          <w:marLeft w:val="0"/>
          <w:marRight w:val="0"/>
          <w:marTop w:val="0"/>
          <w:marBottom w:val="180"/>
          <w:divBdr>
            <w:top w:val="none" w:sz="0" w:space="0" w:color="auto"/>
            <w:left w:val="none" w:sz="0" w:space="0" w:color="auto"/>
            <w:bottom w:val="none" w:sz="0" w:space="0" w:color="auto"/>
            <w:right w:val="none" w:sz="0" w:space="0" w:color="auto"/>
          </w:divBdr>
        </w:div>
      </w:divsChild>
    </w:div>
    <w:div w:id="1510414981">
      <w:bodyDiv w:val="1"/>
      <w:marLeft w:val="0"/>
      <w:marRight w:val="0"/>
      <w:marTop w:val="0"/>
      <w:marBottom w:val="0"/>
      <w:divBdr>
        <w:top w:val="none" w:sz="0" w:space="0" w:color="auto"/>
        <w:left w:val="none" w:sz="0" w:space="0" w:color="auto"/>
        <w:bottom w:val="none" w:sz="0" w:space="0" w:color="auto"/>
        <w:right w:val="none" w:sz="0" w:space="0" w:color="auto"/>
      </w:divBdr>
    </w:div>
    <w:div w:id="1783187634">
      <w:bodyDiv w:val="1"/>
      <w:marLeft w:val="0"/>
      <w:marRight w:val="0"/>
      <w:marTop w:val="0"/>
      <w:marBottom w:val="0"/>
      <w:divBdr>
        <w:top w:val="none" w:sz="0" w:space="0" w:color="auto"/>
        <w:left w:val="none" w:sz="0" w:space="0" w:color="auto"/>
        <w:bottom w:val="none" w:sz="0" w:space="0" w:color="auto"/>
        <w:right w:val="none" w:sz="0" w:space="0" w:color="auto"/>
      </w:divBdr>
    </w:div>
    <w:div w:id="1947539563">
      <w:bodyDiv w:val="1"/>
      <w:marLeft w:val="0"/>
      <w:marRight w:val="0"/>
      <w:marTop w:val="0"/>
      <w:marBottom w:val="0"/>
      <w:divBdr>
        <w:top w:val="none" w:sz="0" w:space="0" w:color="auto"/>
        <w:left w:val="none" w:sz="0" w:space="0" w:color="auto"/>
        <w:bottom w:val="none" w:sz="0" w:space="0" w:color="auto"/>
        <w:right w:val="none" w:sz="0" w:space="0" w:color="auto"/>
      </w:divBdr>
      <w:divsChild>
        <w:div w:id="374086699">
          <w:marLeft w:val="0"/>
          <w:marRight w:val="0"/>
          <w:marTop w:val="0"/>
          <w:marBottom w:val="0"/>
          <w:divBdr>
            <w:top w:val="none" w:sz="0" w:space="0" w:color="auto"/>
            <w:left w:val="none" w:sz="0" w:space="0" w:color="auto"/>
            <w:bottom w:val="none" w:sz="0" w:space="0" w:color="auto"/>
            <w:right w:val="none" w:sz="0" w:space="0" w:color="auto"/>
          </w:divBdr>
        </w:div>
        <w:div w:id="680425260">
          <w:marLeft w:val="0"/>
          <w:marRight w:val="0"/>
          <w:marTop w:val="0"/>
          <w:marBottom w:val="0"/>
          <w:divBdr>
            <w:top w:val="none" w:sz="0" w:space="0" w:color="auto"/>
            <w:left w:val="none" w:sz="0" w:space="0" w:color="auto"/>
            <w:bottom w:val="none" w:sz="0" w:space="0" w:color="auto"/>
            <w:right w:val="none" w:sz="0" w:space="0" w:color="auto"/>
          </w:divBdr>
        </w:div>
        <w:div w:id="705108088">
          <w:marLeft w:val="0"/>
          <w:marRight w:val="0"/>
          <w:marTop w:val="0"/>
          <w:marBottom w:val="0"/>
          <w:divBdr>
            <w:top w:val="none" w:sz="0" w:space="0" w:color="auto"/>
            <w:left w:val="none" w:sz="0" w:space="0" w:color="auto"/>
            <w:bottom w:val="none" w:sz="0" w:space="0" w:color="auto"/>
            <w:right w:val="none" w:sz="0" w:space="0" w:color="auto"/>
          </w:divBdr>
        </w:div>
        <w:div w:id="1145122397">
          <w:marLeft w:val="0"/>
          <w:marRight w:val="0"/>
          <w:marTop w:val="0"/>
          <w:marBottom w:val="0"/>
          <w:divBdr>
            <w:top w:val="none" w:sz="0" w:space="0" w:color="auto"/>
            <w:left w:val="none" w:sz="0" w:space="0" w:color="auto"/>
            <w:bottom w:val="none" w:sz="0" w:space="0" w:color="auto"/>
            <w:right w:val="none" w:sz="0" w:space="0" w:color="auto"/>
          </w:divBdr>
        </w:div>
        <w:div w:id="1609005839">
          <w:marLeft w:val="0"/>
          <w:marRight w:val="0"/>
          <w:marTop w:val="0"/>
          <w:marBottom w:val="0"/>
          <w:divBdr>
            <w:top w:val="none" w:sz="0" w:space="0" w:color="auto"/>
            <w:left w:val="none" w:sz="0" w:space="0" w:color="auto"/>
            <w:bottom w:val="none" w:sz="0" w:space="0" w:color="auto"/>
            <w:right w:val="none" w:sz="0" w:space="0" w:color="auto"/>
          </w:divBdr>
        </w:div>
        <w:div w:id="2023505132">
          <w:marLeft w:val="0"/>
          <w:marRight w:val="0"/>
          <w:marTop w:val="0"/>
          <w:marBottom w:val="0"/>
          <w:divBdr>
            <w:top w:val="none" w:sz="0" w:space="0" w:color="auto"/>
            <w:left w:val="none" w:sz="0" w:space="0" w:color="auto"/>
            <w:bottom w:val="none" w:sz="0" w:space="0" w:color="auto"/>
            <w:right w:val="none" w:sz="0" w:space="0" w:color="auto"/>
          </w:divBdr>
        </w:div>
        <w:div w:id="2076315996">
          <w:marLeft w:val="0"/>
          <w:marRight w:val="0"/>
          <w:marTop w:val="0"/>
          <w:marBottom w:val="0"/>
          <w:divBdr>
            <w:top w:val="none" w:sz="0" w:space="0" w:color="auto"/>
            <w:left w:val="none" w:sz="0" w:space="0" w:color="auto"/>
            <w:bottom w:val="none" w:sz="0" w:space="0" w:color="auto"/>
            <w:right w:val="none" w:sz="0" w:space="0" w:color="auto"/>
          </w:divBdr>
        </w:div>
      </w:divsChild>
    </w:div>
    <w:div w:id="1982955339">
      <w:bodyDiv w:val="1"/>
      <w:marLeft w:val="0"/>
      <w:marRight w:val="0"/>
      <w:marTop w:val="0"/>
      <w:marBottom w:val="0"/>
      <w:divBdr>
        <w:top w:val="none" w:sz="0" w:space="0" w:color="auto"/>
        <w:left w:val="none" w:sz="0" w:space="0" w:color="auto"/>
        <w:bottom w:val="none" w:sz="0" w:space="0" w:color="auto"/>
        <w:right w:val="none" w:sz="0" w:space="0" w:color="auto"/>
      </w:divBdr>
    </w:div>
    <w:div w:id="210719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BA9424B8-5268-4651-A500-DEC0B38BFC51}">
    <t:Anchor>
      <t:Comment id="643240231"/>
    </t:Anchor>
    <t:History>
      <t:Event id="{041FAA51-DC6C-40D8-8821-723816654255}" time="2022-06-17T14:05:40.948Z">
        <t:Attribution userId="S::john.holden@nag.co.uk::6891c818-edf6-4acc-9da2-1fffb61d9f95" userProvider="AD" userName="John Holden"/>
        <t:Anchor>
          <t:Comment id="80965366"/>
        </t:Anchor>
        <t:Create/>
      </t:Event>
      <t:Event id="{730A87E4-59FB-4D44-B71E-B17BEF3DFA7A}" time="2022-06-17T14:05:40.948Z">
        <t:Attribution userId="S::john.holden@nag.co.uk::6891c818-edf6-4acc-9da2-1fffb61d9f95" userProvider="AD" userName="John Holden"/>
        <t:Anchor>
          <t:Comment id="80965366"/>
        </t:Anchor>
        <t:Assign userId="S::matthew.street@nag.co.uk::cd2ad3ba-5ce6-4bc0-82ef-de4bdd848905" userProvider="AD" userName="Matthew Street"/>
      </t:Event>
      <t:Event id="{079775E6-2DAC-4DDB-AD0C-866921124353}" time="2022-06-17T14:05:40.948Z">
        <t:Attribution userId="S::john.holden@nag.co.uk::6891c818-edf6-4acc-9da2-1fffb61d9f95" userProvider="AD" userName="John Holden"/>
        <t:Anchor>
          <t:Comment id="80965366"/>
        </t:Anchor>
        <t:SetTitle title="@Matthew Street can you assist here?"/>
      </t:Event>
    </t:History>
  </t:Task>
  <t:Task id="{5E76D143-813A-4562-9AE4-6AB54AEB05C8}">
    <t:Anchor>
      <t:Comment id="666728765"/>
    </t:Anchor>
    <t:History>
      <t:Event id="{F3EA55A1-7D6B-4D65-B79E-33DCC075A73D}" time="2023-03-16T11:17:17.174Z">
        <t:Attribution userId="S::john.holden@nag.co.uk::6891c818-edf6-4acc-9da2-1fffb61d9f95" userProvider="AD" userName="John Holden"/>
        <t:Anchor>
          <t:Comment id="666728765"/>
        </t:Anchor>
        <t:Create/>
      </t:Event>
      <t:Event id="{6D951403-B9E5-4DC6-8ACF-46571FE62445}" time="2023-03-16T11:17:17.174Z">
        <t:Attribution userId="S::john.holden@nag.co.uk::6891c818-edf6-4acc-9da2-1fffb61d9f95" userProvider="AD" userName="John Holden"/>
        <t:Anchor>
          <t:Comment id="666728765"/>
        </t:Anchor>
        <t:Assign userId="S::francois.cassier@nag.com::ea5a730c-dd72-4bfa-be53-2e3db0aaba69" userProvider="AD" userName="Francois Cassier"/>
      </t:Event>
      <t:Event id="{988B07C3-0F74-426F-947C-5310E0832870}" time="2023-03-16T11:17:17.174Z">
        <t:Attribution userId="S::john.holden@nag.co.uk::6891c818-edf6-4acc-9da2-1fffb61d9f95" userProvider="AD" userName="John Holden"/>
        <t:Anchor>
          <t:Comment id="666728765"/>
        </t:Anchor>
        <t:SetTitle title="@Francois Cassier there is no mention re: whether the work shop is remote or in person. If in person travel and subsistence charges apply and will be passed on at cost with receipts provided."/>
      </t:Event>
      <t:Event id="{BBA612CC-8B3C-4CD1-A7B9-9F912EBA2659}" time="2023-03-16T12:01:57.839Z">
        <t:Attribution userId="S::francois.cassier@nag.com::ea5a730c-dd72-4bfa-be53-2e3db0aaba69" userProvider="AD" userName="Francois Cassier"/>
        <t:Anchor>
          <t:Comment id="1012843872"/>
        </t:Anchor>
        <t:UnassignAll/>
      </t:Event>
      <t:Event id="{C40A4041-75FD-49E2-A346-E3BEA571E524}" time="2023-03-16T12:01:57.839Z">
        <t:Attribution userId="S::francois.cassier@nag.com::ea5a730c-dd72-4bfa-be53-2e3db0aaba69" userProvider="AD" userName="Francois Cassier"/>
        <t:Anchor>
          <t:Comment id="1012843872"/>
        </t:Anchor>
        <t:Assign userId="S::john.holden@nag.co.uk::6891c818-edf6-4acc-9da2-1fffb61d9f95" userProvider="AD" userName="John Holden"/>
      </t:Event>
    </t:History>
  </t:Task>
  <t:Task id="{DF56CCA1-940B-4F64-A26E-55957A7A2E29}">
    <t:Anchor>
      <t:Comment id="643241431"/>
    </t:Anchor>
    <t:History>
      <t:Event id="{6AA6139E-0C85-46DE-A3FB-621D356B3F69}" time="2022-06-17T14:06:02.336Z">
        <t:Attribution userId="S::john.holden@nag.co.uk::6891c818-edf6-4acc-9da2-1fffb61d9f95" userProvider="AD" userName="John Holden"/>
        <t:Anchor>
          <t:Comment id="61111815"/>
        </t:Anchor>
        <t:Create/>
      </t:Event>
      <t:Event id="{3EC5F1BA-6538-448C-A051-23E55B4DB0E6}" time="2022-06-17T14:06:02.336Z">
        <t:Attribution userId="S::john.holden@nag.co.uk::6891c818-edf6-4acc-9da2-1fffb61d9f95" userProvider="AD" userName="John Holden"/>
        <t:Anchor>
          <t:Comment id="61111815"/>
        </t:Anchor>
        <t:Assign userId="S::matthew.street@nag.co.uk::cd2ad3ba-5ce6-4bc0-82ef-de4bdd848905" userProvider="AD" userName="Matthew Street"/>
      </t:Event>
      <t:Event id="{64CBE00B-CFE5-4BFC-AC84-345C25BAAA53}" time="2022-06-17T14:06:02.336Z">
        <t:Attribution userId="S::john.holden@nag.co.uk::6891c818-edf6-4acc-9da2-1fffb61d9f95" userProvider="AD" userName="John Holden"/>
        <t:Anchor>
          <t:Comment id="61111815"/>
        </t:Anchor>
        <t:SetTitle title="@Matthew Street ?"/>
      </t:Event>
    </t:History>
  </t:Task>
  <t:Task id="{A145605A-9352-49FB-B99C-1625EA4E9325}">
    <t:Anchor>
      <t:Comment id="250229815"/>
    </t:Anchor>
    <t:History>
      <t:Event id="{A4C494FE-FCEF-42CC-9961-A4B8A2140080}" time="2022-06-17T14:06:02.336Z">
        <t:Attribution userId="S::john.holden@nag.co.uk::6891c818-edf6-4acc-9da2-1fffb61d9f95" userProvider="AD" userName="John Holden"/>
        <t:Anchor>
          <t:Comment id="1019350677"/>
        </t:Anchor>
        <t:Create/>
      </t:Event>
      <t:Event id="{4DF5A597-2215-4018-B46E-A1F3668A8ECC}" time="2022-06-17T14:06:02.336Z">
        <t:Attribution userId="S::john.holden@nag.co.uk::6891c818-edf6-4acc-9da2-1fffb61d9f95" userProvider="AD" userName="John Holden"/>
        <t:Anchor>
          <t:Comment id="1019350677"/>
        </t:Anchor>
        <t:Assign userId="S::matthew.street@nag.co.uk::cd2ad3ba-5ce6-4bc0-82ef-de4bdd848905" userProvider="AD" userName="Matthew Street"/>
      </t:Event>
      <t:Event id="{2C16E189-FFB2-4573-9EE3-A65D4327FE55}" time="2022-06-17T14:06:02.336Z">
        <t:Attribution userId="S::john.holden@nag.co.uk::6891c818-edf6-4acc-9da2-1fffb61d9f95" userProvider="AD" userName="John Holden"/>
        <t:Anchor>
          <t:Comment id="1019350677"/>
        </t:Anchor>
        <t:SetTitle title="@Matthew Street ?"/>
      </t:Event>
    </t:History>
  </t:Task>
</t:Task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162A63"/>
      </a:dk2>
      <a:lt2>
        <a:srgbClr val="E7E7E7"/>
      </a:lt2>
      <a:accent1>
        <a:srgbClr val="162A63"/>
      </a:accent1>
      <a:accent2>
        <a:srgbClr val="FF6600"/>
      </a:accent2>
      <a:accent3>
        <a:srgbClr val="96C334"/>
      </a:accent3>
      <a:accent4>
        <a:srgbClr val="0067C8"/>
      </a:accent4>
      <a:accent5>
        <a:srgbClr val="198CBD"/>
      </a:accent5>
      <a:accent6>
        <a:srgbClr val="1DA0D7"/>
      </a:accent6>
      <a:hlink>
        <a:srgbClr val="00FFFF"/>
      </a:hlink>
      <a:folHlink>
        <a:srgbClr val="9933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92DD4AC04C2149B7161F83B4201225" ma:contentTypeVersion="17" ma:contentTypeDescription="Create a new document." ma:contentTypeScope="" ma:versionID="f2efeb02853518b6af5034ed1f1a25fa">
  <xsd:schema xmlns:xsd="http://www.w3.org/2001/XMLSchema" xmlns:xs="http://www.w3.org/2001/XMLSchema" xmlns:p="http://schemas.microsoft.com/office/2006/metadata/properties" xmlns:ns2="868056bd-97d6-4b55-b9f6-df277b363a08" xmlns:ns3="a501f6ea-732e-445a-965c-3e742696f107" targetNamespace="http://schemas.microsoft.com/office/2006/metadata/properties" ma:root="true" ma:fieldsID="afe3e48b56cca192013de8585fd58543" ns2:_="" ns3:_="">
    <xsd:import namespace="868056bd-97d6-4b55-b9f6-df277b363a08"/>
    <xsd:import namespace="a501f6ea-732e-445a-965c-3e742696f1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056bd-97d6-4b55-b9f6-df277b363a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893fdb1-337e-4ab2-8f20-b48398f4e0ed"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01f6ea-732e-445a-965c-3e742696f10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f76b0f6c-ed89-4502-9bd0-a7ae7d1a306e}" ma:internalName="TaxCatchAll" ma:showField="CatchAllData" ma:web="a501f6ea-732e-445a-965c-3e742696f1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501f6ea-732e-445a-965c-3e742696f107" xsi:nil="true"/>
    <lcf76f155ced4ddcb4097134ff3c332f xmlns="868056bd-97d6-4b55-b9f6-df277b363a0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04FFE-D8FC-4D5E-A3ED-29E2AC7413F3}"/>
</file>

<file path=customXml/itemProps2.xml><?xml version="1.0" encoding="utf-8"?>
<ds:datastoreItem xmlns:ds="http://schemas.openxmlformats.org/officeDocument/2006/customXml" ds:itemID="{559E7DE4-5D10-4E3C-9A39-B88531D901D5}">
  <ds:schemaRefs>
    <ds:schemaRef ds:uri="http://schemas.microsoft.com/office/2006/metadata/properties"/>
    <ds:schemaRef ds:uri="http://schemas.microsoft.com/office/infopath/2007/PartnerControls"/>
    <ds:schemaRef ds:uri="5d047010-605a-4af8-90bc-16e28e9cf4ab"/>
    <ds:schemaRef ds:uri="d4180eb6-fba2-4a68-a88b-6200c927b20b"/>
  </ds:schemaRefs>
</ds:datastoreItem>
</file>

<file path=customXml/itemProps3.xml><?xml version="1.0" encoding="utf-8"?>
<ds:datastoreItem xmlns:ds="http://schemas.openxmlformats.org/officeDocument/2006/customXml" ds:itemID="{77BAFE23-2739-4A16-B282-EFB0AA9A5B1F}">
  <ds:schemaRefs>
    <ds:schemaRef ds:uri="http://schemas.microsoft.com/sharepoint/v3/contenttype/forms"/>
  </ds:schemaRefs>
</ds:datastoreItem>
</file>

<file path=customXml/itemProps4.xml><?xml version="1.0" encoding="utf-8"?>
<ds:datastoreItem xmlns:ds="http://schemas.openxmlformats.org/officeDocument/2006/customXml" ds:itemID="{582D5A55-1687-4312-B6AD-37C7904EA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1235</Words>
  <Characters>7046</Characters>
  <Application>Microsoft Office Word</Application>
  <DocSecurity>0</DocSecurity>
  <Lines>58</Lines>
  <Paragraphs>16</Paragraphs>
  <ScaleCrop>false</ScaleCrop>
  <Manager/>
  <Company>Numerical Algorithms Group (NAG)</Company>
  <LinksUpToDate>false</LinksUpToDate>
  <CharactersWithSpaces>8265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matthew.street@nag.co.uk</dc:creator>
  <cp:keywords>HPC, Harbour Energy, Azure, POC, SOW</cp:keywords>
  <dc:description/>
  <cp:lastModifiedBy>Adrian Tate</cp:lastModifiedBy>
  <cp:revision>3</cp:revision>
  <cp:lastPrinted>2022-08-24T00:59:00Z</cp:lastPrinted>
  <dcterms:created xsi:type="dcterms:W3CDTF">2024-02-22T16:29:00Z</dcterms:created>
  <dcterms:modified xsi:type="dcterms:W3CDTF">2024-02-22T16:37:00Z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0x010100AA92DD4AC04C2149B7161F83B4201225</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